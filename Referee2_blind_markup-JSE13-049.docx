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B17551" w14:textId="77777777" w:rsidR="0067672F" w:rsidRDefault="00437B2A" w:rsidP="006C27C5">
      <w:pPr>
        <w:spacing w:after="0" w:line="240" w:lineRule="auto"/>
        <w:contextualSpacing/>
        <w:rPr>
          <w:rFonts w:cs="Times New Roman"/>
          <w:b/>
          <w:sz w:val="32"/>
          <w:szCs w:val="32"/>
        </w:rPr>
      </w:pPr>
      <w:r>
        <w:rPr>
          <w:rFonts w:cs="Times New Roman"/>
          <w:b/>
          <w:sz w:val="32"/>
          <w:szCs w:val="32"/>
        </w:rPr>
        <w:t xml:space="preserve">A Pilot Study </w:t>
      </w:r>
      <w:r w:rsidR="00380CA7">
        <w:rPr>
          <w:rFonts w:cs="Times New Roman"/>
          <w:b/>
          <w:sz w:val="32"/>
          <w:szCs w:val="32"/>
        </w:rPr>
        <w:t xml:space="preserve">Teaching </w:t>
      </w:r>
      <w:r>
        <w:rPr>
          <w:rFonts w:cs="Times New Roman"/>
          <w:b/>
          <w:sz w:val="32"/>
          <w:szCs w:val="32"/>
        </w:rPr>
        <w:t>Metrology</w:t>
      </w:r>
      <w:r w:rsidR="00380CA7">
        <w:rPr>
          <w:rFonts w:cs="Times New Roman"/>
          <w:b/>
          <w:sz w:val="32"/>
          <w:szCs w:val="32"/>
        </w:rPr>
        <w:t xml:space="preserve"> in an Introductory Statistics Course</w:t>
      </w:r>
    </w:p>
    <w:p w14:paraId="2A86A2FE" w14:textId="77777777" w:rsidR="0067672F" w:rsidRDefault="0067672F" w:rsidP="00520F7D">
      <w:pPr>
        <w:spacing w:after="0" w:line="240" w:lineRule="auto"/>
        <w:contextualSpacing/>
        <w:rPr>
          <w:rFonts w:cs="Times New Roman"/>
          <w:szCs w:val="24"/>
        </w:rPr>
      </w:pPr>
    </w:p>
    <w:p w14:paraId="0A27A1A6" w14:textId="77777777" w:rsidR="0067672F" w:rsidRDefault="0067672F" w:rsidP="00520F7D">
      <w:pPr>
        <w:spacing w:after="0" w:line="240" w:lineRule="auto"/>
        <w:contextualSpacing/>
        <w:rPr>
          <w:rFonts w:cs="Times New Roman"/>
          <w:szCs w:val="24"/>
        </w:rPr>
      </w:pPr>
      <w:r>
        <w:rPr>
          <w:rFonts w:cs="Times New Roman"/>
          <w:b/>
          <w:szCs w:val="24"/>
        </w:rPr>
        <w:t>Key Words:</w:t>
      </w:r>
      <w:r>
        <w:rPr>
          <w:rFonts w:cs="Times New Roman"/>
          <w:szCs w:val="24"/>
        </w:rPr>
        <w:t xml:space="preserve"> variability</w:t>
      </w:r>
      <w:r w:rsidR="0062269A">
        <w:rPr>
          <w:rFonts w:cs="Times New Roman"/>
          <w:szCs w:val="24"/>
        </w:rPr>
        <w:t xml:space="preserve">; </w:t>
      </w:r>
      <w:r w:rsidR="003C2550">
        <w:rPr>
          <w:rFonts w:cs="Times New Roman"/>
          <w:szCs w:val="24"/>
        </w:rPr>
        <w:t xml:space="preserve">statistics </w:t>
      </w:r>
      <w:r w:rsidR="0062269A">
        <w:rPr>
          <w:rFonts w:cs="Times New Roman"/>
          <w:szCs w:val="24"/>
        </w:rPr>
        <w:t xml:space="preserve">curriculum; </w:t>
      </w:r>
      <w:r w:rsidR="003C2550">
        <w:rPr>
          <w:rFonts w:cs="Times New Roman"/>
          <w:szCs w:val="24"/>
        </w:rPr>
        <w:t>undergraduate statistics</w:t>
      </w:r>
      <w:r w:rsidR="003104FC">
        <w:rPr>
          <w:rFonts w:cs="Times New Roman"/>
          <w:szCs w:val="24"/>
        </w:rPr>
        <w:t xml:space="preserve">; </w:t>
      </w:r>
      <w:r w:rsidR="001D602D">
        <w:rPr>
          <w:rFonts w:cs="Times New Roman"/>
          <w:szCs w:val="24"/>
        </w:rPr>
        <w:t xml:space="preserve">deep </w:t>
      </w:r>
      <w:r w:rsidR="003104FC">
        <w:rPr>
          <w:rFonts w:cs="Times New Roman"/>
          <w:szCs w:val="24"/>
        </w:rPr>
        <w:t>understanding</w:t>
      </w:r>
      <w:r w:rsidR="005D76B8">
        <w:rPr>
          <w:rFonts w:cs="Times New Roman"/>
          <w:szCs w:val="24"/>
        </w:rPr>
        <w:t>; data collection</w:t>
      </w:r>
    </w:p>
    <w:p w14:paraId="2D7119B3" w14:textId="77777777" w:rsidR="0067672F" w:rsidRDefault="0067672F" w:rsidP="00520F7D">
      <w:pPr>
        <w:spacing w:after="0" w:line="240" w:lineRule="auto"/>
        <w:contextualSpacing/>
        <w:rPr>
          <w:rFonts w:cs="Times New Roman"/>
          <w:szCs w:val="24"/>
        </w:rPr>
      </w:pPr>
    </w:p>
    <w:p w14:paraId="66F3AAF0" w14:textId="77777777" w:rsidR="0067672F" w:rsidRDefault="0067672F" w:rsidP="00520F7D">
      <w:pPr>
        <w:spacing w:after="0" w:line="240" w:lineRule="auto"/>
        <w:contextualSpacing/>
        <w:outlineLvl w:val="0"/>
        <w:rPr>
          <w:rFonts w:cs="Times New Roman"/>
          <w:b/>
          <w:sz w:val="28"/>
          <w:szCs w:val="28"/>
        </w:rPr>
      </w:pPr>
      <w:r>
        <w:rPr>
          <w:rFonts w:cs="Times New Roman"/>
          <w:b/>
          <w:sz w:val="28"/>
          <w:szCs w:val="28"/>
        </w:rPr>
        <w:t>Abstract</w:t>
      </w:r>
    </w:p>
    <w:p w14:paraId="2CF19AE5" w14:textId="77777777" w:rsidR="00DB0590" w:rsidRDefault="00DB0590" w:rsidP="00520F7D">
      <w:pPr>
        <w:spacing w:after="0" w:line="240" w:lineRule="auto"/>
        <w:contextualSpacing/>
        <w:outlineLvl w:val="0"/>
        <w:rPr>
          <w:rFonts w:cs="Times New Roman"/>
          <w:sz w:val="28"/>
          <w:szCs w:val="28"/>
        </w:rPr>
      </w:pPr>
    </w:p>
    <w:p w14:paraId="4BD017A3" w14:textId="07D171CC" w:rsidR="0067672F" w:rsidRDefault="00437B2A" w:rsidP="00520F7D">
      <w:pPr>
        <w:spacing w:after="0" w:line="240" w:lineRule="auto"/>
        <w:contextualSpacing/>
        <w:outlineLvl w:val="0"/>
        <w:rPr>
          <w:rFonts w:cs="Times New Roman"/>
          <w:szCs w:val="24"/>
        </w:rPr>
      </w:pPr>
      <w:r>
        <w:rPr>
          <w:rFonts w:cs="Times New Roman"/>
          <w:szCs w:val="24"/>
        </w:rPr>
        <w:t xml:space="preserve">Undergraduate students who have just completed an introductory statistics course often lack a deep understanding of variability and enthusiasm for the field of statistics. </w:t>
      </w:r>
      <w:r w:rsidR="004F412E">
        <w:rPr>
          <w:rFonts w:cs="Times New Roman"/>
          <w:szCs w:val="24"/>
        </w:rPr>
        <w:t xml:space="preserve">This paper argues that by introducing the commonly underemphasized concept of measurement error, </w:t>
      </w:r>
      <w:r w:rsidR="00F67582">
        <w:rPr>
          <w:rFonts w:cs="Times New Roman"/>
          <w:szCs w:val="24"/>
        </w:rPr>
        <w:t xml:space="preserve">students will have a </w:t>
      </w:r>
      <w:r w:rsidR="00120ED6">
        <w:rPr>
          <w:rFonts w:cs="Times New Roman"/>
          <w:szCs w:val="24"/>
        </w:rPr>
        <w:t>better chance</w:t>
      </w:r>
      <w:r w:rsidR="00F67582">
        <w:rPr>
          <w:rFonts w:cs="Times New Roman"/>
          <w:szCs w:val="24"/>
        </w:rPr>
        <w:t xml:space="preserve"> of attaining both</w:t>
      </w:r>
      <w:r w:rsidR="004F412E">
        <w:rPr>
          <w:rFonts w:cs="Times New Roman"/>
          <w:szCs w:val="24"/>
        </w:rPr>
        <w:t xml:space="preserve">.  Lecture materials and activities </w:t>
      </w:r>
      <w:r w:rsidR="00E3717F">
        <w:rPr>
          <w:rFonts w:cs="Times New Roman"/>
          <w:szCs w:val="24"/>
        </w:rPr>
        <w:t>that introduce metrology, the science of measurement, hav</w:t>
      </w:r>
      <w:r w:rsidR="00E84772">
        <w:rPr>
          <w:rFonts w:cs="Times New Roman"/>
          <w:szCs w:val="24"/>
        </w:rPr>
        <w:t>e been developed and tested at *******</w:t>
      </w:r>
      <w:r w:rsidR="00E3717F">
        <w:rPr>
          <w:rFonts w:cs="Times New Roman"/>
          <w:szCs w:val="24"/>
        </w:rPr>
        <w:t xml:space="preserve">. </w:t>
      </w:r>
      <w:r w:rsidR="00120ED6" w:rsidRPr="00120ED6">
        <w:rPr>
          <w:rFonts w:cs="Times New Roman"/>
          <w:szCs w:val="24"/>
        </w:rPr>
        <w:t>Th</w:t>
      </w:r>
      <w:r>
        <w:rPr>
          <w:rFonts w:cs="Times New Roman"/>
          <w:szCs w:val="24"/>
        </w:rPr>
        <w:t>ese</w:t>
      </w:r>
      <w:r w:rsidR="00120ED6" w:rsidRPr="00120ED6">
        <w:rPr>
          <w:rFonts w:cs="Times New Roman"/>
          <w:szCs w:val="24"/>
        </w:rPr>
        <w:t xml:space="preserve"> material</w:t>
      </w:r>
      <w:r>
        <w:rPr>
          <w:rFonts w:cs="Times New Roman"/>
          <w:szCs w:val="24"/>
        </w:rPr>
        <w:t>s</w:t>
      </w:r>
      <w:r w:rsidR="00120ED6" w:rsidRPr="00120ED6">
        <w:rPr>
          <w:rFonts w:cs="Times New Roman"/>
          <w:szCs w:val="24"/>
        </w:rPr>
        <w:t xml:space="preserve"> explain how to characterize sources of variability in a dataset, which is natural and accessible because the sources of variability are observable. Everyday examples of measurements, such as the amount of gasoline pumped into a car, are presented and the consequences of variability within those measurements are discussed. T</w:t>
      </w:r>
      <w:r w:rsidR="00120ED6">
        <w:rPr>
          <w:rFonts w:cs="Times New Roman"/>
          <w:szCs w:val="24"/>
        </w:rPr>
        <w:t>o gauge the success of the material, students’</w:t>
      </w:r>
      <w:r w:rsidR="00120ED6" w:rsidRPr="00120ED6">
        <w:rPr>
          <w:rFonts w:cs="Times New Roman"/>
          <w:szCs w:val="24"/>
        </w:rPr>
        <w:t xml:space="preserve"> initial and subsequent understanding of variability and </w:t>
      </w:r>
      <w:r>
        <w:rPr>
          <w:rFonts w:cs="Times New Roman"/>
          <w:szCs w:val="24"/>
        </w:rPr>
        <w:t xml:space="preserve">their </w:t>
      </w:r>
      <w:r w:rsidR="00120ED6" w:rsidRPr="00120ED6">
        <w:rPr>
          <w:rFonts w:cs="Times New Roman"/>
          <w:szCs w:val="24"/>
        </w:rPr>
        <w:t>attitude toward the usefulness of statistics were analyzed in a comparative study. Questions from the CAOS and ARTIST assessments that pertain to using variability to make comparisons, understanding the standard deviation, and using graphical representations of variability were included in the assessment</w:t>
      </w:r>
      <w:r w:rsidR="00C5344B">
        <w:rPr>
          <w:rFonts w:cs="Times New Roman"/>
          <w:szCs w:val="24"/>
        </w:rPr>
        <w:t xml:space="preserve">. </w:t>
      </w:r>
      <w:r w:rsidR="00E27476">
        <w:rPr>
          <w:rFonts w:cs="Times New Roman"/>
          <w:szCs w:val="24"/>
        </w:rPr>
        <w:t>The results of the comparative study indicate that</w:t>
      </w:r>
      <w:r w:rsidR="00C5344B">
        <w:rPr>
          <w:rFonts w:cs="Times New Roman"/>
          <w:szCs w:val="24"/>
        </w:rPr>
        <w:t xml:space="preserve"> </w:t>
      </w:r>
      <w:r w:rsidR="00553631">
        <w:rPr>
          <w:rFonts w:cs="Times New Roman"/>
          <w:szCs w:val="24"/>
        </w:rPr>
        <w:t xml:space="preserve">most students who had been exposed to the material </w:t>
      </w:r>
      <w:r>
        <w:rPr>
          <w:rFonts w:cs="Times New Roman"/>
          <w:szCs w:val="24"/>
        </w:rPr>
        <w:t>increased their</w:t>
      </w:r>
      <w:r w:rsidR="00553631">
        <w:rPr>
          <w:rFonts w:cs="Times New Roman"/>
          <w:szCs w:val="24"/>
        </w:rPr>
        <w:t xml:space="preserve"> understanding of variability and </w:t>
      </w:r>
      <w:r>
        <w:rPr>
          <w:rFonts w:cs="Times New Roman"/>
          <w:szCs w:val="24"/>
        </w:rPr>
        <w:t xml:space="preserve">had </w:t>
      </w:r>
      <w:r w:rsidR="00553631">
        <w:rPr>
          <w:rFonts w:cs="Times New Roman"/>
          <w:szCs w:val="24"/>
        </w:rPr>
        <w:t>a greater appreciation of the value of statistics</w:t>
      </w:r>
      <w:r w:rsidR="009D13B1">
        <w:rPr>
          <w:rFonts w:cs="Times New Roman"/>
          <w:szCs w:val="24"/>
        </w:rPr>
        <w:t xml:space="preserve">. </w:t>
      </w:r>
    </w:p>
    <w:p w14:paraId="092796E5" w14:textId="77777777" w:rsidR="0067672F" w:rsidRDefault="0067672F" w:rsidP="00520F7D">
      <w:pPr>
        <w:spacing w:after="0" w:line="240" w:lineRule="auto"/>
        <w:contextualSpacing/>
        <w:rPr>
          <w:rFonts w:cs="Times New Roman"/>
          <w:szCs w:val="24"/>
        </w:rPr>
      </w:pPr>
    </w:p>
    <w:p w14:paraId="4ED47807" w14:textId="77777777" w:rsidR="0067672F" w:rsidRPr="00520F7D" w:rsidRDefault="003E013D" w:rsidP="00520F7D">
      <w:pPr>
        <w:spacing w:after="0" w:line="240" w:lineRule="auto"/>
        <w:contextualSpacing/>
        <w:outlineLvl w:val="0"/>
        <w:rPr>
          <w:rFonts w:cs="Times New Roman"/>
          <w:b/>
          <w:sz w:val="28"/>
          <w:szCs w:val="28"/>
        </w:rPr>
      </w:pPr>
      <w:r w:rsidRPr="003E013D">
        <w:rPr>
          <w:rFonts w:cs="Times New Roman"/>
          <w:b/>
          <w:sz w:val="28"/>
          <w:szCs w:val="28"/>
        </w:rPr>
        <w:t>1.</w:t>
      </w:r>
      <w:r>
        <w:rPr>
          <w:rFonts w:cs="Times New Roman"/>
          <w:b/>
          <w:sz w:val="28"/>
          <w:szCs w:val="28"/>
        </w:rPr>
        <w:t xml:space="preserve"> </w:t>
      </w:r>
      <w:r w:rsidR="0067672F" w:rsidRPr="00520F7D">
        <w:rPr>
          <w:rFonts w:cs="Times New Roman"/>
          <w:b/>
          <w:sz w:val="28"/>
          <w:szCs w:val="28"/>
        </w:rPr>
        <w:t>Introduction</w:t>
      </w:r>
    </w:p>
    <w:p w14:paraId="480D7E28" w14:textId="77777777" w:rsidR="003E013D" w:rsidRPr="003E013D" w:rsidRDefault="003E013D" w:rsidP="00520F7D">
      <w:pPr>
        <w:spacing w:line="240" w:lineRule="auto"/>
        <w:contextualSpacing/>
        <w:rPr>
          <w:szCs w:val="24"/>
        </w:rPr>
      </w:pPr>
    </w:p>
    <w:p w14:paraId="48ADA7A9" w14:textId="2A8C6992" w:rsidR="000B787C" w:rsidRDefault="002D23BA" w:rsidP="00520F7D">
      <w:pPr>
        <w:widowControl w:val="0"/>
        <w:autoSpaceDE w:val="0"/>
        <w:autoSpaceDN w:val="0"/>
        <w:adjustRightInd w:val="0"/>
        <w:spacing w:line="240" w:lineRule="auto"/>
        <w:contextualSpacing/>
        <w:rPr>
          <w:rFonts w:cs="Monaco"/>
          <w:szCs w:val="32"/>
        </w:rPr>
      </w:pPr>
      <w:r>
        <w:rPr>
          <w:rFonts w:cs="Monaco"/>
          <w:szCs w:val="32"/>
        </w:rPr>
        <w:t xml:space="preserve">An important </w:t>
      </w:r>
      <w:r w:rsidR="00C044D2">
        <w:rPr>
          <w:rFonts w:cs="Monaco"/>
          <w:szCs w:val="32"/>
        </w:rPr>
        <w:t>task</w:t>
      </w:r>
      <w:r>
        <w:rPr>
          <w:rFonts w:cs="Monaco"/>
          <w:szCs w:val="32"/>
        </w:rPr>
        <w:t xml:space="preserve"> in introductory statistics courses is to help students </w:t>
      </w:r>
      <w:r w:rsidR="00344B45">
        <w:rPr>
          <w:rFonts w:cs="Monaco"/>
          <w:szCs w:val="32"/>
        </w:rPr>
        <w:t xml:space="preserve">develop an </w:t>
      </w:r>
      <w:r>
        <w:rPr>
          <w:rFonts w:cs="Monaco"/>
          <w:szCs w:val="32"/>
        </w:rPr>
        <w:t>understand</w:t>
      </w:r>
      <w:r w:rsidR="00344B45">
        <w:rPr>
          <w:rFonts w:cs="Monaco"/>
          <w:szCs w:val="32"/>
        </w:rPr>
        <w:t>ing of</w:t>
      </w:r>
      <w:r>
        <w:rPr>
          <w:rFonts w:cs="Monaco"/>
          <w:szCs w:val="32"/>
        </w:rPr>
        <w:t xml:space="preserve"> the </w:t>
      </w:r>
      <w:r w:rsidR="00A017E5">
        <w:rPr>
          <w:rFonts w:cs="Monaco"/>
          <w:szCs w:val="32"/>
        </w:rPr>
        <w:t>concept of v</w:t>
      </w:r>
      <w:r w:rsidR="00EE21F3" w:rsidRPr="00EE21F3">
        <w:rPr>
          <w:rFonts w:cs="Monaco"/>
          <w:szCs w:val="32"/>
        </w:rPr>
        <w:t>aria</w:t>
      </w:r>
      <w:r w:rsidR="00A017E5">
        <w:rPr>
          <w:rFonts w:cs="Monaco"/>
          <w:szCs w:val="32"/>
        </w:rPr>
        <w:t>bility</w:t>
      </w:r>
      <w:r w:rsidR="00EE21F3" w:rsidRPr="00EE21F3">
        <w:rPr>
          <w:rFonts w:cs="Monaco"/>
          <w:szCs w:val="32"/>
        </w:rPr>
        <w:t xml:space="preserve"> in data</w:t>
      </w:r>
      <w:r w:rsidR="00553631">
        <w:rPr>
          <w:rFonts w:cs="Monaco"/>
          <w:szCs w:val="32"/>
        </w:rPr>
        <w:t xml:space="preserve"> </w:t>
      </w:r>
      <w:r>
        <w:rPr>
          <w:rFonts w:cs="Monaco"/>
          <w:szCs w:val="32"/>
        </w:rPr>
        <w:t>and</w:t>
      </w:r>
      <w:r w:rsidR="00A017E5">
        <w:rPr>
          <w:rFonts w:cs="Monaco"/>
          <w:szCs w:val="32"/>
        </w:rPr>
        <w:t xml:space="preserve"> </w:t>
      </w:r>
      <w:r w:rsidR="00890B9C">
        <w:rPr>
          <w:rFonts w:cs="Monaco"/>
          <w:szCs w:val="32"/>
        </w:rPr>
        <w:t xml:space="preserve">to illustrate </w:t>
      </w:r>
      <w:r w:rsidR="00A017E5">
        <w:rPr>
          <w:rFonts w:cs="Monaco"/>
          <w:szCs w:val="32"/>
        </w:rPr>
        <w:t>how</w:t>
      </w:r>
      <w:r w:rsidR="00EE21F3" w:rsidRPr="00EE21F3">
        <w:rPr>
          <w:rFonts w:cs="Monaco"/>
          <w:szCs w:val="32"/>
        </w:rPr>
        <w:t xml:space="preserve"> </w:t>
      </w:r>
      <w:r w:rsidR="00A017E5">
        <w:rPr>
          <w:rFonts w:cs="Monaco"/>
          <w:szCs w:val="32"/>
        </w:rPr>
        <w:t>varia</w:t>
      </w:r>
      <w:r w:rsidR="00E66A32">
        <w:rPr>
          <w:rFonts w:cs="Monaco"/>
          <w:szCs w:val="32"/>
        </w:rPr>
        <w:t>tion</w:t>
      </w:r>
      <w:r w:rsidR="00A017E5">
        <w:rPr>
          <w:rFonts w:cs="Monaco"/>
          <w:szCs w:val="32"/>
        </w:rPr>
        <w:t xml:space="preserve"> </w:t>
      </w:r>
      <w:r w:rsidR="00592613">
        <w:rPr>
          <w:rFonts w:cs="Monaco"/>
          <w:szCs w:val="32"/>
        </w:rPr>
        <w:t xml:space="preserve">is </w:t>
      </w:r>
      <w:r w:rsidR="00E66A32">
        <w:rPr>
          <w:rFonts w:cs="Monaco"/>
          <w:szCs w:val="32"/>
        </w:rPr>
        <w:t>at the core of</w:t>
      </w:r>
      <w:r w:rsidR="00EE21F3" w:rsidRPr="00EE21F3">
        <w:rPr>
          <w:rFonts w:cs="Monaco"/>
          <w:szCs w:val="32"/>
        </w:rPr>
        <w:t xml:space="preserve"> statistical reasoning</w:t>
      </w:r>
      <w:r w:rsidR="00553631">
        <w:rPr>
          <w:rFonts w:cs="Monaco"/>
          <w:szCs w:val="32"/>
        </w:rPr>
        <w:t xml:space="preserve"> and</w:t>
      </w:r>
      <w:r w:rsidR="001D602D">
        <w:rPr>
          <w:rFonts w:cs="Monaco"/>
          <w:szCs w:val="32"/>
        </w:rPr>
        <w:t xml:space="preserve"> critical</w:t>
      </w:r>
      <w:r w:rsidR="001D602D" w:rsidRPr="00EE21F3">
        <w:rPr>
          <w:rFonts w:cs="Monaco"/>
          <w:szCs w:val="32"/>
        </w:rPr>
        <w:t xml:space="preserve"> </w:t>
      </w:r>
      <w:r w:rsidR="00EE21F3" w:rsidRPr="00EE21F3">
        <w:rPr>
          <w:rFonts w:cs="Monaco"/>
          <w:szCs w:val="32"/>
        </w:rPr>
        <w:t xml:space="preserve">thinking. </w:t>
      </w:r>
      <w:r>
        <w:rPr>
          <w:rFonts w:cs="Monaco"/>
          <w:szCs w:val="32"/>
        </w:rPr>
        <w:t>As instructors</w:t>
      </w:r>
      <w:ins w:id="0" w:author="Dr. Michelle Everson" w:date="2013-11-17T09:44:00Z">
        <w:r w:rsidR="00CE3AD3">
          <w:rPr>
            <w:rFonts w:cs="Monaco"/>
            <w:szCs w:val="32"/>
          </w:rPr>
          <w:t>,</w:t>
        </w:r>
      </w:ins>
      <w:r>
        <w:rPr>
          <w:rFonts w:cs="Monaco"/>
          <w:szCs w:val="32"/>
        </w:rPr>
        <w:t xml:space="preserve"> w</w:t>
      </w:r>
      <w:r w:rsidR="00EE21F3" w:rsidRPr="00EE21F3">
        <w:rPr>
          <w:rFonts w:cs="Monaco"/>
          <w:szCs w:val="32"/>
        </w:rPr>
        <w:t xml:space="preserve">e </w:t>
      </w:r>
      <w:r w:rsidR="000C54EE">
        <w:rPr>
          <w:rFonts w:cs="Monaco"/>
          <w:szCs w:val="32"/>
        </w:rPr>
        <w:t>emphasize</w:t>
      </w:r>
      <w:r w:rsidR="00EE21F3" w:rsidRPr="00EE21F3">
        <w:rPr>
          <w:rFonts w:cs="Monaco"/>
          <w:szCs w:val="32"/>
        </w:rPr>
        <w:t xml:space="preserve"> </w:t>
      </w:r>
      <w:r w:rsidR="009E5501">
        <w:rPr>
          <w:rFonts w:cs="Monaco"/>
          <w:szCs w:val="32"/>
        </w:rPr>
        <w:t>that</w:t>
      </w:r>
      <w:r w:rsidR="00034C50">
        <w:rPr>
          <w:rFonts w:cs="Monaco"/>
          <w:szCs w:val="32"/>
        </w:rPr>
        <w:t xml:space="preserve"> </w:t>
      </w:r>
      <w:r w:rsidR="00EE21F3" w:rsidRPr="00EE21F3">
        <w:rPr>
          <w:rFonts w:cs="Monaco"/>
          <w:szCs w:val="32"/>
        </w:rPr>
        <w:t xml:space="preserve">variability </w:t>
      </w:r>
      <w:r w:rsidR="009E5501">
        <w:rPr>
          <w:rFonts w:cs="Monaco"/>
          <w:szCs w:val="32"/>
        </w:rPr>
        <w:t xml:space="preserve">exists </w:t>
      </w:r>
      <w:r w:rsidR="00EE21F3" w:rsidRPr="00EE21F3">
        <w:rPr>
          <w:rFonts w:cs="Monaco"/>
          <w:szCs w:val="32"/>
        </w:rPr>
        <w:t xml:space="preserve">in virtually all </w:t>
      </w:r>
      <w:r w:rsidR="00807324" w:rsidRPr="00EE21F3">
        <w:rPr>
          <w:rFonts w:cs="Monaco"/>
          <w:szCs w:val="32"/>
        </w:rPr>
        <w:t>data</w:t>
      </w:r>
      <w:r w:rsidR="00F132FD">
        <w:rPr>
          <w:rFonts w:cs="Monaco"/>
          <w:szCs w:val="32"/>
        </w:rPr>
        <w:t>;</w:t>
      </w:r>
      <w:r w:rsidR="00EE21F3" w:rsidRPr="00EE21F3">
        <w:rPr>
          <w:rFonts w:cs="Monaco"/>
          <w:szCs w:val="32"/>
        </w:rPr>
        <w:t xml:space="preserve"> </w:t>
      </w:r>
      <w:r w:rsidR="0065131E">
        <w:rPr>
          <w:rFonts w:cs="Monaco"/>
          <w:szCs w:val="32"/>
        </w:rPr>
        <w:t xml:space="preserve">we </w:t>
      </w:r>
      <w:r w:rsidR="00034C50">
        <w:rPr>
          <w:rFonts w:cs="Monaco"/>
          <w:szCs w:val="32"/>
        </w:rPr>
        <w:t>present methodology</w:t>
      </w:r>
      <w:r w:rsidR="00EE21F3" w:rsidRPr="00EE21F3">
        <w:rPr>
          <w:rFonts w:cs="Monaco"/>
          <w:szCs w:val="32"/>
        </w:rPr>
        <w:t xml:space="preserve"> </w:t>
      </w:r>
      <w:r w:rsidR="00034C50">
        <w:rPr>
          <w:rFonts w:cs="Monaco"/>
          <w:szCs w:val="32"/>
        </w:rPr>
        <w:t>to</w:t>
      </w:r>
      <w:r w:rsidR="00EE21F3" w:rsidRPr="00EE21F3">
        <w:rPr>
          <w:rFonts w:cs="Monaco"/>
          <w:szCs w:val="32"/>
        </w:rPr>
        <w:t xml:space="preserve"> graphically and numer</w:t>
      </w:r>
      <w:r w:rsidR="00EE21F3">
        <w:rPr>
          <w:rFonts w:cs="Monaco"/>
          <w:szCs w:val="32"/>
        </w:rPr>
        <w:t>ic</w:t>
      </w:r>
      <w:r w:rsidR="00EE21F3" w:rsidRPr="00EE21F3">
        <w:rPr>
          <w:rFonts w:cs="Monaco"/>
          <w:szCs w:val="32"/>
        </w:rPr>
        <w:t xml:space="preserve">ally </w:t>
      </w:r>
      <w:r w:rsidR="00344B45">
        <w:rPr>
          <w:rFonts w:cs="Monaco"/>
          <w:szCs w:val="32"/>
        </w:rPr>
        <w:t>describe</w:t>
      </w:r>
      <w:r w:rsidR="00031A7C">
        <w:rPr>
          <w:rFonts w:cs="Monaco"/>
          <w:szCs w:val="32"/>
        </w:rPr>
        <w:t xml:space="preserve"> and </w:t>
      </w:r>
      <w:r w:rsidR="00034C50" w:rsidRPr="00EE21F3">
        <w:rPr>
          <w:rFonts w:cs="Monaco"/>
          <w:szCs w:val="32"/>
        </w:rPr>
        <w:t>summariz</w:t>
      </w:r>
      <w:r w:rsidR="00034C50">
        <w:rPr>
          <w:rFonts w:cs="Monaco"/>
          <w:szCs w:val="32"/>
        </w:rPr>
        <w:t>e</w:t>
      </w:r>
      <w:r w:rsidR="00034C50" w:rsidRPr="00EE21F3">
        <w:rPr>
          <w:rFonts w:cs="Monaco"/>
          <w:szCs w:val="32"/>
        </w:rPr>
        <w:t xml:space="preserve"> </w:t>
      </w:r>
      <w:r w:rsidR="00E66A32">
        <w:rPr>
          <w:rFonts w:cs="Monaco"/>
          <w:szCs w:val="32"/>
        </w:rPr>
        <w:t>variation</w:t>
      </w:r>
      <w:r w:rsidR="00F132FD">
        <w:rPr>
          <w:rFonts w:cs="Monaco"/>
          <w:szCs w:val="32"/>
        </w:rPr>
        <w:t>; we then proceed</w:t>
      </w:r>
      <w:r w:rsidR="00344B45">
        <w:rPr>
          <w:rFonts w:cs="Monaco"/>
          <w:szCs w:val="32"/>
        </w:rPr>
        <w:t xml:space="preserve"> to</w:t>
      </w:r>
      <w:r w:rsidR="0065131E">
        <w:rPr>
          <w:rFonts w:cs="Monaco"/>
          <w:szCs w:val="32"/>
        </w:rPr>
        <w:t xml:space="preserve"> </w:t>
      </w:r>
      <w:r w:rsidR="00A9669D">
        <w:rPr>
          <w:rFonts w:cs="Monaco"/>
          <w:szCs w:val="32"/>
        </w:rPr>
        <w:t xml:space="preserve">demonstrate </w:t>
      </w:r>
      <w:r w:rsidR="00034C50">
        <w:rPr>
          <w:rFonts w:cs="Monaco"/>
          <w:szCs w:val="32"/>
        </w:rPr>
        <w:t>how varia</w:t>
      </w:r>
      <w:r w:rsidR="00D045C1">
        <w:rPr>
          <w:rFonts w:cs="Monaco"/>
          <w:szCs w:val="32"/>
        </w:rPr>
        <w:t>tion</w:t>
      </w:r>
      <w:r w:rsidR="00034C50">
        <w:rPr>
          <w:rFonts w:cs="Monaco"/>
          <w:szCs w:val="32"/>
        </w:rPr>
        <w:t xml:space="preserve"> </w:t>
      </w:r>
      <w:r w:rsidR="009E5501">
        <w:rPr>
          <w:rFonts w:cs="Monaco"/>
          <w:szCs w:val="32"/>
        </w:rPr>
        <w:t xml:space="preserve">is </w:t>
      </w:r>
      <w:r>
        <w:rPr>
          <w:rFonts w:cs="Monaco"/>
          <w:szCs w:val="32"/>
        </w:rPr>
        <w:t>essential for</w:t>
      </w:r>
      <w:r w:rsidR="00034C50">
        <w:rPr>
          <w:rFonts w:cs="Monaco"/>
          <w:szCs w:val="32"/>
        </w:rPr>
        <w:t xml:space="preserve"> statistical inference</w:t>
      </w:r>
      <w:r w:rsidR="0082486F">
        <w:rPr>
          <w:rFonts w:cs="Monaco"/>
          <w:szCs w:val="32"/>
        </w:rPr>
        <w:t>.</w:t>
      </w:r>
      <w:r w:rsidR="00031A7C">
        <w:rPr>
          <w:rFonts w:cs="Monaco"/>
          <w:szCs w:val="32"/>
        </w:rPr>
        <w:t xml:space="preserve"> </w:t>
      </w:r>
      <w:r w:rsidR="00321F5C">
        <w:rPr>
          <w:rFonts w:cs="Monaco"/>
          <w:szCs w:val="32"/>
        </w:rPr>
        <w:t xml:space="preserve">Nevertheless, </w:t>
      </w:r>
      <w:r w:rsidR="006D19A1">
        <w:rPr>
          <w:rFonts w:cs="Monaco"/>
          <w:szCs w:val="32"/>
        </w:rPr>
        <w:t>i</w:t>
      </w:r>
      <w:r w:rsidR="009E5501">
        <w:rPr>
          <w:rFonts w:cs="Monaco"/>
          <w:szCs w:val="32"/>
        </w:rPr>
        <w:t xml:space="preserve">nstructors </w:t>
      </w:r>
      <w:r w:rsidR="00807324">
        <w:rPr>
          <w:rFonts w:cs="Monaco"/>
          <w:szCs w:val="32"/>
        </w:rPr>
        <w:t xml:space="preserve">often </w:t>
      </w:r>
      <w:r>
        <w:rPr>
          <w:rFonts w:cs="Monaco"/>
          <w:szCs w:val="32"/>
        </w:rPr>
        <w:t>find it difficult</w:t>
      </w:r>
      <w:r w:rsidR="00321F5C">
        <w:rPr>
          <w:rFonts w:cs="Monaco"/>
          <w:szCs w:val="32"/>
        </w:rPr>
        <w:t xml:space="preserve"> </w:t>
      </w:r>
      <w:r w:rsidR="00A572DA">
        <w:rPr>
          <w:rFonts w:cs="Monaco"/>
          <w:szCs w:val="32"/>
        </w:rPr>
        <w:t>to</w:t>
      </w:r>
      <w:r w:rsidR="00097F00">
        <w:rPr>
          <w:rFonts w:cs="Monaco"/>
          <w:szCs w:val="32"/>
        </w:rPr>
        <w:t xml:space="preserve"> successfully relat</w:t>
      </w:r>
      <w:r w:rsidR="00A572DA">
        <w:rPr>
          <w:rFonts w:cs="Monaco"/>
          <w:szCs w:val="32"/>
        </w:rPr>
        <w:t>e</w:t>
      </w:r>
      <w:r w:rsidR="00167F20">
        <w:rPr>
          <w:rFonts w:cs="Monaco"/>
          <w:szCs w:val="32"/>
        </w:rPr>
        <w:t xml:space="preserve"> </w:t>
      </w:r>
      <w:r w:rsidR="00EE21F3" w:rsidRPr="00EE21F3">
        <w:rPr>
          <w:rFonts w:cs="Monaco"/>
          <w:szCs w:val="32"/>
        </w:rPr>
        <w:t xml:space="preserve">the </w:t>
      </w:r>
      <w:r w:rsidR="00926360">
        <w:rPr>
          <w:rFonts w:cs="Monaco"/>
          <w:szCs w:val="32"/>
        </w:rPr>
        <w:t>concept</w:t>
      </w:r>
      <w:r w:rsidR="00EE21F3" w:rsidRPr="00EE21F3">
        <w:rPr>
          <w:rFonts w:cs="Monaco"/>
          <w:szCs w:val="32"/>
        </w:rPr>
        <w:t xml:space="preserve"> of </w:t>
      </w:r>
      <w:r w:rsidR="00A572DA">
        <w:rPr>
          <w:rFonts w:cs="Monaco"/>
          <w:szCs w:val="32"/>
        </w:rPr>
        <w:t xml:space="preserve">data </w:t>
      </w:r>
      <w:r w:rsidR="00EE21F3" w:rsidRPr="00EE21F3">
        <w:rPr>
          <w:rFonts w:cs="Monaco"/>
          <w:szCs w:val="32"/>
        </w:rPr>
        <w:t>varia</w:t>
      </w:r>
      <w:r w:rsidR="00926360">
        <w:rPr>
          <w:rFonts w:cs="Monaco"/>
          <w:szCs w:val="32"/>
        </w:rPr>
        <w:t>bility</w:t>
      </w:r>
      <w:r w:rsidR="00A572DA">
        <w:rPr>
          <w:rFonts w:cs="Monaco"/>
          <w:szCs w:val="32"/>
        </w:rPr>
        <w:t xml:space="preserve"> </w:t>
      </w:r>
      <w:r w:rsidR="00097F00">
        <w:rPr>
          <w:rFonts w:cs="Monaco"/>
          <w:szCs w:val="32"/>
        </w:rPr>
        <w:t>to students</w:t>
      </w:r>
      <w:r w:rsidR="00F73AD9">
        <w:rPr>
          <w:rFonts w:cs="Monaco"/>
          <w:szCs w:val="32"/>
        </w:rPr>
        <w:t xml:space="preserve"> </w:t>
      </w:r>
      <w:r w:rsidR="00EE21F3" w:rsidRPr="00EE21F3">
        <w:rPr>
          <w:rFonts w:cs="Monaco"/>
          <w:szCs w:val="32"/>
        </w:rPr>
        <w:t>(</w:t>
      </w:r>
      <w:r w:rsidR="00C458F3">
        <w:rPr>
          <w:rFonts w:cs="Monaco"/>
          <w:szCs w:val="32"/>
        </w:rPr>
        <w:t>Reading, 2004</w:t>
      </w:r>
      <w:r w:rsidR="00EE21F3" w:rsidRPr="00EE21F3">
        <w:rPr>
          <w:rFonts w:cs="Monaco"/>
          <w:szCs w:val="32"/>
        </w:rPr>
        <w:t xml:space="preserve">). </w:t>
      </w:r>
      <w:r w:rsidR="00E03801">
        <w:rPr>
          <w:rFonts w:cs="Monaco"/>
          <w:szCs w:val="32"/>
        </w:rPr>
        <w:t>E</w:t>
      </w:r>
      <w:r w:rsidR="00EE21F3" w:rsidRPr="00EE21F3">
        <w:rPr>
          <w:rFonts w:cs="Monaco"/>
          <w:szCs w:val="32"/>
        </w:rPr>
        <w:t xml:space="preserve">xtensive research has shown that gaining a </w:t>
      </w:r>
      <w:r w:rsidR="00EE21F3" w:rsidRPr="00BF3426">
        <w:rPr>
          <w:rFonts w:cs="Monaco"/>
          <w:i/>
          <w:szCs w:val="32"/>
        </w:rPr>
        <w:t xml:space="preserve">deep </w:t>
      </w:r>
      <w:r w:rsidR="00BF3426" w:rsidRPr="00EE21F3">
        <w:rPr>
          <w:rFonts w:cs="Monaco"/>
          <w:szCs w:val="32"/>
        </w:rPr>
        <w:t xml:space="preserve">(Garfield &amp; Ben-Zvi, 2005) </w:t>
      </w:r>
      <w:r w:rsidR="00BF3426">
        <w:rPr>
          <w:rFonts w:cs="Monaco"/>
          <w:szCs w:val="32"/>
        </w:rPr>
        <w:t xml:space="preserve">and </w:t>
      </w:r>
      <w:r w:rsidR="00BF3426" w:rsidRPr="00BF3426">
        <w:rPr>
          <w:rFonts w:cs="Monaco"/>
          <w:i/>
          <w:szCs w:val="32"/>
        </w:rPr>
        <w:t>robust</w:t>
      </w:r>
      <w:r w:rsidR="00BF3426">
        <w:rPr>
          <w:rFonts w:cs="Monaco"/>
          <w:szCs w:val="32"/>
        </w:rPr>
        <w:t xml:space="preserve"> (Peters, 2011) </w:t>
      </w:r>
      <w:r w:rsidR="00EE21F3" w:rsidRPr="00BF3426">
        <w:rPr>
          <w:rFonts w:cs="Monaco"/>
          <w:i/>
          <w:szCs w:val="32"/>
        </w:rPr>
        <w:t>understanding</w:t>
      </w:r>
      <w:r w:rsidR="00BF3426">
        <w:rPr>
          <w:rFonts w:cs="Monaco"/>
          <w:szCs w:val="32"/>
        </w:rPr>
        <w:t xml:space="preserve"> </w:t>
      </w:r>
      <w:r w:rsidR="00EE21F3" w:rsidRPr="00EE21F3">
        <w:rPr>
          <w:rFonts w:cs="Monaco"/>
          <w:szCs w:val="32"/>
        </w:rPr>
        <w:t xml:space="preserve">of variability is a </w:t>
      </w:r>
      <w:r w:rsidR="0002235A">
        <w:rPr>
          <w:rFonts w:cs="Monaco"/>
          <w:szCs w:val="32"/>
        </w:rPr>
        <w:t xml:space="preserve">much </w:t>
      </w:r>
      <w:r w:rsidR="00EE21F3" w:rsidRPr="00EE21F3">
        <w:rPr>
          <w:rFonts w:cs="Monaco"/>
          <w:szCs w:val="32"/>
        </w:rPr>
        <w:t xml:space="preserve">more </w:t>
      </w:r>
      <w:r w:rsidR="00892181">
        <w:rPr>
          <w:rFonts w:cs="Monaco"/>
          <w:szCs w:val="32"/>
        </w:rPr>
        <w:t xml:space="preserve">complex and </w:t>
      </w:r>
      <w:r w:rsidR="00EE21F3" w:rsidRPr="00EE21F3">
        <w:rPr>
          <w:rFonts w:cs="Monaco"/>
          <w:szCs w:val="32"/>
        </w:rPr>
        <w:t>difficult task than previously perceived</w:t>
      </w:r>
      <w:r w:rsidR="005657A1">
        <w:rPr>
          <w:rFonts w:cs="Monaco"/>
          <w:szCs w:val="32"/>
        </w:rPr>
        <w:t xml:space="preserve"> (</w:t>
      </w:r>
      <w:r w:rsidR="00417210">
        <w:rPr>
          <w:rFonts w:cs="Monaco"/>
          <w:szCs w:val="32"/>
        </w:rPr>
        <w:t xml:space="preserve">Wild &amp; Pfannkuch, 1999; </w:t>
      </w:r>
      <w:r w:rsidR="00892181">
        <w:rPr>
          <w:rFonts w:cs="Monaco"/>
          <w:szCs w:val="32"/>
        </w:rPr>
        <w:t xml:space="preserve">Reading, 2004; </w:t>
      </w:r>
      <w:r w:rsidR="00417210">
        <w:rPr>
          <w:rFonts w:cs="Monaco"/>
          <w:szCs w:val="32"/>
        </w:rPr>
        <w:t>Reading &amp; Shaughnessy, 2004</w:t>
      </w:r>
      <w:r w:rsidR="005657A1">
        <w:rPr>
          <w:rFonts w:cs="Monaco"/>
          <w:szCs w:val="32"/>
        </w:rPr>
        <w:t>)</w:t>
      </w:r>
      <w:r w:rsidR="0002235A">
        <w:rPr>
          <w:rFonts w:cs="Monaco"/>
          <w:szCs w:val="32"/>
        </w:rPr>
        <w:t>.</w:t>
      </w:r>
      <w:r w:rsidR="00752DDD">
        <w:rPr>
          <w:rFonts w:cs="Monaco"/>
          <w:szCs w:val="32"/>
        </w:rPr>
        <w:t xml:space="preserve"> </w:t>
      </w:r>
      <w:r w:rsidR="002577DC">
        <w:rPr>
          <w:rFonts w:cs="Monaco"/>
          <w:szCs w:val="32"/>
        </w:rPr>
        <w:t xml:space="preserve">Instructors </w:t>
      </w:r>
      <w:r>
        <w:rPr>
          <w:rFonts w:cs="Monaco"/>
          <w:szCs w:val="32"/>
        </w:rPr>
        <w:t>are often</w:t>
      </w:r>
      <w:r w:rsidR="007838A4">
        <w:rPr>
          <w:rFonts w:cs="Monaco"/>
          <w:szCs w:val="32"/>
        </w:rPr>
        <w:t xml:space="preserve"> confronted</w:t>
      </w:r>
      <w:r w:rsidR="002577DC">
        <w:rPr>
          <w:rFonts w:cs="Monaco"/>
          <w:szCs w:val="32"/>
        </w:rPr>
        <w:t xml:space="preserve"> with pre-existing </w:t>
      </w:r>
      <w:r w:rsidR="00EE21F3" w:rsidRPr="00EE21F3">
        <w:rPr>
          <w:rFonts w:cs="Monaco"/>
          <w:szCs w:val="32"/>
        </w:rPr>
        <w:t>misconceptions</w:t>
      </w:r>
      <w:r w:rsidR="002577DC">
        <w:rPr>
          <w:rFonts w:cs="Monaco"/>
          <w:szCs w:val="32"/>
        </w:rPr>
        <w:t xml:space="preserve"> </w:t>
      </w:r>
      <w:r w:rsidR="007A3BF2">
        <w:rPr>
          <w:rFonts w:cs="Monaco"/>
          <w:szCs w:val="32"/>
        </w:rPr>
        <w:t xml:space="preserve">about variability </w:t>
      </w:r>
      <w:r w:rsidR="007838A4">
        <w:rPr>
          <w:rFonts w:cs="Monaco"/>
          <w:szCs w:val="32"/>
        </w:rPr>
        <w:t xml:space="preserve">that students </w:t>
      </w:r>
      <w:r w:rsidR="007A3BF2">
        <w:rPr>
          <w:rFonts w:cs="Monaco"/>
          <w:szCs w:val="32"/>
        </w:rPr>
        <w:t xml:space="preserve">bring </w:t>
      </w:r>
      <w:r w:rsidR="0064349E">
        <w:rPr>
          <w:rFonts w:cs="Monaco"/>
          <w:szCs w:val="32"/>
        </w:rPr>
        <w:t>to the classroom</w:t>
      </w:r>
      <w:r w:rsidR="005146AC">
        <w:rPr>
          <w:rFonts w:cs="Monaco"/>
          <w:szCs w:val="32"/>
        </w:rPr>
        <w:t xml:space="preserve"> </w:t>
      </w:r>
      <w:r w:rsidR="00BD2C9F">
        <w:rPr>
          <w:rFonts w:cs="Monaco"/>
          <w:szCs w:val="32"/>
        </w:rPr>
        <w:t>(</w:t>
      </w:r>
      <w:proofErr w:type="spellStart"/>
      <w:r w:rsidR="00BD2C9F">
        <w:rPr>
          <w:rFonts w:cs="Monaco"/>
          <w:szCs w:val="32"/>
        </w:rPr>
        <w:t>Hammerman</w:t>
      </w:r>
      <w:proofErr w:type="spellEnd"/>
      <w:r w:rsidR="00BD2C9F">
        <w:rPr>
          <w:rFonts w:cs="Monaco"/>
          <w:szCs w:val="32"/>
        </w:rPr>
        <w:t xml:space="preserve"> &amp; Rubin, 2004; delM</w:t>
      </w:r>
      <w:r w:rsidR="00CC1AE5">
        <w:rPr>
          <w:rFonts w:cs="Monaco"/>
          <w:szCs w:val="32"/>
        </w:rPr>
        <w:t>a</w:t>
      </w:r>
      <w:r w:rsidR="00BD2C9F">
        <w:rPr>
          <w:rFonts w:cs="Monaco"/>
          <w:szCs w:val="32"/>
        </w:rPr>
        <w:t>s</w:t>
      </w:r>
      <w:r w:rsidR="00CC1AE5">
        <w:rPr>
          <w:rFonts w:cs="Monaco"/>
          <w:szCs w:val="32"/>
        </w:rPr>
        <w:t xml:space="preserve"> &amp; Liu, 2005; Garfield &amp; Ben-</w:t>
      </w:r>
      <w:proofErr w:type="spellStart"/>
      <w:r w:rsidR="00CC1AE5">
        <w:rPr>
          <w:rFonts w:cs="Monaco"/>
          <w:szCs w:val="32"/>
        </w:rPr>
        <w:t>Zvi</w:t>
      </w:r>
      <w:proofErr w:type="spellEnd"/>
      <w:r w:rsidR="00CC1AE5">
        <w:rPr>
          <w:rFonts w:cs="Monaco"/>
          <w:szCs w:val="32"/>
        </w:rPr>
        <w:t xml:space="preserve">, 2005; </w:t>
      </w:r>
      <w:proofErr w:type="spellStart"/>
      <w:r w:rsidR="00CC1AE5">
        <w:rPr>
          <w:rFonts w:cs="Monaco"/>
          <w:szCs w:val="32"/>
        </w:rPr>
        <w:t>Makar</w:t>
      </w:r>
      <w:proofErr w:type="spellEnd"/>
      <w:r w:rsidR="00CC1AE5">
        <w:rPr>
          <w:rFonts w:cs="Monaco"/>
          <w:szCs w:val="32"/>
        </w:rPr>
        <w:t xml:space="preserve"> &amp; </w:t>
      </w:r>
      <w:proofErr w:type="spellStart"/>
      <w:r w:rsidR="00CC1AE5">
        <w:rPr>
          <w:rFonts w:cs="Monaco"/>
          <w:szCs w:val="32"/>
        </w:rPr>
        <w:t>Confrey</w:t>
      </w:r>
      <w:proofErr w:type="spellEnd"/>
      <w:r w:rsidR="00CC1AE5">
        <w:rPr>
          <w:rFonts w:cs="Monaco"/>
          <w:szCs w:val="32"/>
        </w:rPr>
        <w:t>, 2005)</w:t>
      </w:r>
      <w:ins w:id="1" w:author="Dr. Michelle Everson" w:date="2013-11-17T09:44:00Z">
        <w:r w:rsidR="00CE3AD3">
          <w:rPr>
            <w:rFonts w:cs="Monaco"/>
            <w:szCs w:val="32"/>
          </w:rPr>
          <w:t>,</w:t>
        </w:r>
      </w:ins>
      <w:r w:rsidR="00BD2C9F">
        <w:rPr>
          <w:rFonts w:cs="Monaco"/>
          <w:szCs w:val="32"/>
        </w:rPr>
        <w:t xml:space="preserve"> </w:t>
      </w:r>
      <w:r w:rsidR="00F3336F">
        <w:rPr>
          <w:rFonts w:cs="Monaco"/>
          <w:szCs w:val="32"/>
        </w:rPr>
        <w:t>with specific examples</w:t>
      </w:r>
      <w:r w:rsidR="00863547">
        <w:rPr>
          <w:rFonts w:cs="Monaco"/>
          <w:szCs w:val="32"/>
        </w:rPr>
        <w:t xml:space="preserve"> discussed </w:t>
      </w:r>
      <w:r w:rsidR="005146AC">
        <w:rPr>
          <w:rFonts w:cs="Monaco"/>
          <w:szCs w:val="32"/>
        </w:rPr>
        <w:t xml:space="preserve">in </w:t>
      </w:r>
      <w:r w:rsidR="002577DC">
        <w:rPr>
          <w:rFonts w:cs="Monaco"/>
          <w:szCs w:val="32"/>
        </w:rPr>
        <w:t>Section 2.2</w:t>
      </w:r>
      <w:r w:rsidR="00752DDD">
        <w:rPr>
          <w:rFonts w:cs="Monaco"/>
          <w:szCs w:val="32"/>
        </w:rPr>
        <w:t xml:space="preserve">. </w:t>
      </w:r>
      <w:r w:rsidR="00EE21F3" w:rsidRPr="00EE21F3">
        <w:rPr>
          <w:rFonts w:cs="Monaco"/>
          <w:szCs w:val="32"/>
        </w:rPr>
        <w:t xml:space="preserve"> </w:t>
      </w:r>
      <w:r w:rsidR="007A3BF2">
        <w:rPr>
          <w:rFonts w:cs="Monaco"/>
          <w:szCs w:val="32"/>
        </w:rPr>
        <w:t>One</w:t>
      </w:r>
      <w:r w:rsidR="003211E8">
        <w:rPr>
          <w:rFonts w:cs="Monaco"/>
          <w:szCs w:val="32"/>
        </w:rPr>
        <w:t xml:space="preserve"> purpose of this </w:t>
      </w:r>
      <w:r w:rsidR="007A3BF2">
        <w:rPr>
          <w:rFonts w:cs="Monaco"/>
          <w:szCs w:val="32"/>
        </w:rPr>
        <w:t>study</w:t>
      </w:r>
      <w:r w:rsidR="003211E8">
        <w:rPr>
          <w:rFonts w:cs="Monaco"/>
          <w:szCs w:val="32"/>
        </w:rPr>
        <w:t xml:space="preserve"> </w:t>
      </w:r>
      <w:r w:rsidR="007A3BF2">
        <w:rPr>
          <w:rFonts w:cs="Monaco"/>
          <w:szCs w:val="32"/>
        </w:rPr>
        <w:t xml:space="preserve">is to assess the usefulness of </w:t>
      </w:r>
      <w:r w:rsidR="00752DDD">
        <w:rPr>
          <w:rFonts w:cs="Monaco"/>
          <w:szCs w:val="32"/>
        </w:rPr>
        <w:t xml:space="preserve">introducing metrology </w:t>
      </w:r>
      <w:r>
        <w:rPr>
          <w:rFonts w:cs="Monaco"/>
          <w:szCs w:val="32"/>
        </w:rPr>
        <w:t>in an</w:t>
      </w:r>
      <w:r w:rsidR="007A3BF2">
        <w:rPr>
          <w:rFonts w:cs="Monaco"/>
          <w:szCs w:val="32"/>
        </w:rPr>
        <w:t xml:space="preserve"> introductory</w:t>
      </w:r>
      <w:r>
        <w:rPr>
          <w:rFonts w:cs="Monaco"/>
          <w:szCs w:val="32"/>
        </w:rPr>
        <w:t>-</w:t>
      </w:r>
      <w:r w:rsidR="007A3BF2">
        <w:rPr>
          <w:rFonts w:cs="Monaco"/>
          <w:szCs w:val="32"/>
        </w:rPr>
        <w:t xml:space="preserve">level </w:t>
      </w:r>
      <w:r>
        <w:rPr>
          <w:rFonts w:cs="Monaco"/>
          <w:szCs w:val="32"/>
        </w:rPr>
        <w:t xml:space="preserve">course </w:t>
      </w:r>
      <w:r w:rsidR="007A3BF2">
        <w:rPr>
          <w:rFonts w:cs="Monaco"/>
          <w:szCs w:val="32"/>
        </w:rPr>
        <w:t>in order to improve students’ understanding of variability and to</w:t>
      </w:r>
      <w:r w:rsidR="00752DDD">
        <w:rPr>
          <w:rFonts w:cs="Monaco"/>
          <w:szCs w:val="32"/>
        </w:rPr>
        <w:t xml:space="preserve"> clarify </w:t>
      </w:r>
      <w:r w:rsidR="007A3BF2">
        <w:rPr>
          <w:rFonts w:cs="Monaco"/>
          <w:szCs w:val="32"/>
        </w:rPr>
        <w:t>existing</w:t>
      </w:r>
      <w:r w:rsidR="00752DDD">
        <w:rPr>
          <w:rFonts w:cs="Monaco"/>
          <w:szCs w:val="32"/>
        </w:rPr>
        <w:t xml:space="preserve"> misconceptions</w:t>
      </w:r>
      <w:r w:rsidR="007A3BF2">
        <w:rPr>
          <w:rFonts w:cs="Monaco"/>
          <w:szCs w:val="32"/>
        </w:rPr>
        <w:t xml:space="preserve"> about the topic</w:t>
      </w:r>
      <w:r w:rsidR="00752DDD">
        <w:rPr>
          <w:rFonts w:cs="Monaco"/>
          <w:szCs w:val="32"/>
        </w:rPr>
        <w:t>.</w:t>
      </w:r>
    </w:p>
    <w:p w14:paraId="4905E426" w14:textId="77777777" w:rsidR="00863547" w:rsidRDefault="00863547" w:rsidP="00520F7D">
      <w:pPr>
        <w:widowControl w:val="0"/>
        <w:autoSpaceDE w:val="0"/>
        <w:autoSpaceDN w:val="0"/>
        <w:adjustRightInd w:val="0"/>
        <w:spacing w:line="240" w:lineRule="auto"/>
        <w:contextualSpacing/>
        <w:rPr>
          <w:rFonts w:cs="Monaco"/>
          <w:szCs w:val="32"/>
        </w:rPr>
      </w:pPr>
    </w:p>
    <w:p w14:paraId="020E52E9" w14:textId="0943D8D0" w:rsidR="0041415A" w:rsidRDefault="00EE21F3" w:rsidP="00520F7D">
      <w:pPr>
        <w:widowControl w:val="0"/>
        <w:autoSpaceDE w:val="0"/>
        <w:autoSpaceDN w:val="0"/>
        <w:adjustRightInd w:val="0"/>
        <w:spacing w:line="240" w:lineRule="auto"/>
        <w:contextualSpacing/>
        <w:rPr>
          <w:rFonts w:cs="Monaco"/>
          <w:szCs w:val="32"/>
        </w:rPr>
      </w:pPr>
      <w:r w:rsidRPr="00EE21F3">
        <w:rPr>
          <w:rFonts w:cs="Monaco"/>
          <w:szCs w:val="32"/>
        </w:rPr>
        <w:t>A</w:t>
      </w:r>
      <w:r w:rsidR="007A3BF2">
        <w:rPr>
          <w:rFonts w:cs="Monaco"/>
          <w:szCs w:val="32"/>
        </w:rPr>
        <w:t xml:space="preserve"> </w:t>
      </w:r>
      <w:r w:rsidR="00FA62BC">
        <w:rPr>
          <w:rFonts w:cs="Monaco"/>
          <w:szCs w:val="32"/>
        </w:rPr>
        <w:t>further</w:t>
      </w:r>
      <w:r w:rsidRPr="00EE21F3">
        <w:rPr>
          <w:rFonts w:cs="Monaco"/>
          <w:szCs w:val="32"/>
        </w:rPr>
        <w:t xml:space="preserve"> </w:t>
      </w:r>
      <w:r w:rsidR="007A3BF2">
        <w:rPr>
          <w:rFonts w:cs="Monaco"/>
          <w:szCs w:val="32"/>
        </w:rPr>
        <w:t>challenge</w:t>
      </w:r>
      <w:r w:rsidRPr="00EE21F3">
        <w:rPr>
          <w:rFonts w:cs="Monaco"/>
          <w:szCs w:val="32"/>
        </w:rPr>
        <w:t xml:space="preserve"> </w:t>
      </w:r>
      <w:r w:rsidR="00E03801">
        <w:rPr>
          <w:rFonts w:cs="Monaco"/>
          <w:szCs w:val="32"/>
        </w:rPr>
        <w:t>in</w:t>
      </w:r>
      <w:r w:rsidR="00C4592C">
        <w:rPr>
          <w:rFonts w:cs="Monaco"/>
          <w:szCs w:val="32"/>
        </w:rPr>
        <w:t xml:space="preserve"> </w:t>
      </w:r>
      <w:r w:rsidR="00E03801">
        <w:rPr>
          <w:rFonts w:cs="Monaco"/>
          <w:szCs w:val="32"/>
        </w:rPr>
        <w:t xml:space="preserve">introductory statistics courses </w:t>
      </w:r>
      <w:r w:rsidRPr="00EE21F3">
        <w:rPr>
          <w:rFonts w:cs="Monaco"/>
          <w:szCs w:val="32"/>
        </w:rPr>
        <w:t>is the lack of interest by students in statistics itself</w:t>
      </w:r>
      <w:commentRangeStart w:id="2"/>
      <w:r w:rsidRPr="00EE21F3">
        <w:rPr>
          <w:rFonts w:cs="Monaco"/>
          <w:szCs w:val="32"/>
        </w:rPr>
        <w:t>.</w:t>
      </w:r>
      <w:commentRangeEnd w:id="2"/>
      <w:r w:rsidR="00CE3AD3">
        <w:rPr>
          <w:rStyle w:val="CommentReference"/>
        </w:rPr>
        <w:commentReference w:id="2"/>
      </w:r>
      <w:r w:rsidRPr="00EE21F3">
        <w:rPr>
          <w:rFonts w:cs="Monaco"/>
          <w:szCs w:val="32"/>
        </w:rPr>
        <w:t xml:space="preserve"> </w:t>
      </w:r>
      <w:r w:rsidR="007437AD">
        <w:rPr>
          <w:rFonts w:cs="Monaco"/>
          <w:szCs w:val="32"/>
        </w:rPr>
        <w:t xml:space="preserve">This is of </w:t>
      </w:r>
      <w:r w:rsidR="00E03801">
        <w:rPr>
          <w:rFonts w:cs="Monaco"/>
          <w:szCs w:val="32"/>
        </w:rPr>
        <w:t xml:space="preserve">concern </w:t>
      </w:r>
      <w:r w:rsidR="00C4592C">
        <w:rPr>
          <w:rFonts w:cs="Monaco"/>
          <w:szCs w:val="32"/>
        </w:rPr>
        <w:t>as</w:t>
      </w:r>
      <w:r w:rsidR="00E03801">
        <w:rPr>
          <w:rFonts w:cs="Monaco"/>
          <w:szCs w:val="32"/>
        </w:rPr>
        <w:t xml:space="preserve"> </w:t>
      </w:r>
      <w:r w:rsidR="00C4592C">
        <w:rPr>
          <w:rFonts w:cs="Monaco"/>
          <w:szCs w:val="32"/>
        </w:rPr>
        <w:t>behavioral</w:t>
      </w:r>
      <w:r w:rsidR="007437AD">
        <w:rPr>
          <w:rFonts w:cs="Monaco"/>
          <w:szCs w:val="32"/>
        </w:rPr>
        <w:t xml:space="preserve"> research </w:t>
      </w:r>
      <w:r w:rsidR="00E03801">
        <w:rPr>
          <w:rFonts w:cs="Monaco"/>
          <w:szCs w:val="32"/>
        </w:rPr>
        <w:t>s</w:t>
      </w:r>
      <w:r w:rsidR="007437AD">
        <w:rPr>
          <w:rFonts w:cs="Monaco"/>
          <w:szCs w:val="32"/>
        </w:rPr>
        <w:t>uggests</w:t>
      </w:r>
      <w:r w:rsidR="00E03801">
        <w:rPr>
          <w:rFonts w:cs="Monaco"/>
          <w:szCs w:val="32"/>
        </w:rPr>
        <w:t xml:space="preserve"> that t</w:t>
      </w:r>
      <w:r w:rsidR="00AA059B">
        <w:rPr>
          <w:rFonts w:cs="Monaco"/>
          <w:szCs w:val="32"/>
        </w:rPr>
        <w:t>he less students</w:t>
      </w:r>
      <w:r w:rsidR="00DC6678">
        <w:rPr>
          <w:rFonts w:cs="Monaco"/>
          <w:szCs w:val="32"/>
        </w:rPr>
        <w:t xml:space="preserve"> </w:t>
      </w:r>
      <w:r w:rsidR="00AA059B">
        <w:rPr>
          <w:rFonts w:cs="Monaco"/>
          <w:szCs w:val="32"/>
        </w:rPr>
        <w:t>relate to a</w:t>
      </w:r>
      <w:r w:rsidR="007437AD">
        <w:rPr>
          <w:rFonts w:cs="Monaco"/>
          <w:szCs w:val="32"/>
        </w:rPr>
        <w:t xml:space="preserve"> subject</w:t>
      </w:r>
      <w:r w:rsidR="002D23BA">
        <w:rPr>
          <w:rFonts w:cs="Monaco"/>
          <w:szCs w:val="32"/>
        </w:rPr>
        <w:t>,</w:t>
      </w:r>
      <w:r w:rsidR="007437AD">
        <w:rPr>
          <w:rFonts w:cs="Monaco"/>
          <w:szCs w:val="32"/>
        </w:rPr>
        <w:t xml:space="preserve"> the less they</w:t>
      </w:r>
      <w:r w:rsidR="00AA059B">
        <w:rPr>
          <w:rFonts w:cs="Monaco"/>
          <w:szCs w:val="32"/>
        </w:rPr>
        <w:t xml:space="preserve"> </w:t>
      </w:r>
      <w:r w:rsidR="00E03801">
        <w:rPr>
          <w:rFonts w:cs="Monaco"/>
          <w:szCs w:val="32"/>
        </w:rPr>
        <w:t>will learn</w:t>
      </w:r>
      <w:r w:rsidR="007437AD">
        <w:rPr>
          <w:rFonts w:cs="Monaco"/>
          <w:szCs w:val="32"/>
        </w:rPr>
        <w:t xml:space="preserve"> (</w:t>
      </w:r>
      <w:r w:rsidR="00946F03">
        <w:rPr>
          <w:rFonts w:cs="Monaco"/>
          <w:szCs w:val="32"/>
        </w:rPr>
        <w:t xml:space="preserve">cf. </w:t>
      </w:r>
      <w:r w:rsidR="00FA0059" w:rsidRPr="00FA0059">
        <w:rPr>
          <w:rFonts w:cs="Palatino"/>
          <w:szCs w:val="40"/>
        </w:rPr>
        <w:t>Anderson et al.</w:t>
      </w:r>
      <w:r w:rsidR="00BD4595">
        <w:rPr>
          <w:rFonts w:cs="Palatino"/>
          <w:szCs w:val="40"/>
        </w:rPr>
        <w:t>,</w:t>
      </w:r>
      <w:r w:rsidR="00FA0059" w:rsidRPr="00FA0059">
        <w:rPr>
          <w:rFonts w:cs="Palatino"/>
          <w:szCs w:val="40"/>
        </w:rPr>
        <w:t xml:space="preserve"> 1987</w:t>
      </w:r>
      <w:r w:rsidR="00BD4595">
        <w:rPr>
          <w:rFonts w:cs="Palatino"/>
          <w:szCs w:val="40"/>
        </w:rPr>
        <w:t>;</w:t>
      </w:r>
      <w:r w:rsidR="00FA0059">
        <w:rPr>
          <w:rFonts w:ascii="Palatino" w:hAnsi="Palatino" w:cs="Palatino"/>
          <w:sz w:val="40"/>
          <w:szCs w:val="40"/>
        </w:rPr>
        <w:t xml:space="preserve"> </w:t>
      </w:r>
      <w:proofErr w:type="spellStart"/>
      <w:r w:rsidR="003B29CC" w:rsidRPr="003B29CC">
        <w:rPr>
          <w:rFonts w:cs="Monaco"/>
          <w:szCs w:val="32"/>
        </w:rPr>
        <w:t>Schiefele</w:t>
      </w:r>
      <w:proofErr w:type="spellEnd"/>
      <w:r w:rsidR="003B29CC" w:rsidRPr="003B29CC">
        <w:rPr>
          <w:rFonts w:cs="Monaco"/>
          <w:szCs w:val="32"/>
        </w:rPr>
        <w:t>, 1991</w:t>
      </w:r>
      <w:r w:rsidR="00BD4595">
        <w:rPr>
          <w:rFonts w:cs="Monaco"/>
          <w:szCs w:val="32"/>
        </w:rPr>
        <w:t>;</w:t>
      </w:r>
      <w:r w:rsidR="00FA0059">
        <w:rPr>
          <w:rFonts w:cs="Monaco"/>
          <w:szCs w:val="32"/>
        </w:rPr>
        <w:t xml:space="preserve"> Weber et al., </w:t>
      </w:r>
      <w:r w:rsidR="005A4C14">
        <w:rPr>
          <w:rFonts w:cs="Monaco"/>
          <w:szCs w:val="32"/>
        </w:rPr>
        <w:t>2003</w:t>
      </w:r>
      <w:r w:rsidR="007437AD">
        <w:rPr>
          <w:rFonts w:cs="Monaco"/>
          <w:szCs w:val="32"/>
        </w:rPr>
        <w:t>)</w:t>
      </w:r>
      <w:r w:rsidR="00AA059B">
        <w:rPr>
          <w:rFonts w:cs="Monaco"/>
          <w:szCs w:val="32"/>
        </w:rPr>
        <w:t xml:space="preserve">. </w:t>
      </w:r>
      <w:r w:rsidR="005C15C2">
        <w:rPr>
          <w:rFonts w:cs="Monaco"/>
          <w:szCs w:val="32"/>
        </w:rPr>
        <w:lastRenderedPageBreak/>
        <w:t>Although</w:t>
      </w:r>
      <w:r w:rsidR="00E03801">
        <w:rPr>
          <w:rFonts w:cs="Monaco"/>
          <w:szCs w:val="32"/>
        </w:rPr>
        <w:t xml:space="preserve"> </w:t>
      </w:r>
      <w:r w:rsidR="005C15C2">
        <w:rPr>
          <w:rFonts w:cs="Monaco"/>
          <w:szCs w:val="32"/>
        </w:rPr>
        <w:t>students are frequently</w:t>
      </w:r>
      <w:r w:rsidR="00AA059B">
        <w:rPr>
          <w:rFonts w:cs="Monaco"/>
          <w:szCs w:val="32"/>
        </w:rPr>
        <w:t xml:space="preserve"> exposed to statistics in their everyday life</w:t>
      </w:r>
      <w:r w:rsidR="00DC6678">
        <w:rPr>
          <w:rFonts w:cs="Monaco"/>
          <w:szCs w:val="32"/>
        </w:rPr>
        <w:t>,</w:t>
      </w:r>
      <w:r w:rsidR="00AA059B">
        <w:rPr>
          <w:rFonts w:cs="Monaco"/>
          <w:szCs w:val="32"/>
        </w:rPr>
        <w:t xml:space="preserve"> </w:t>
      </w:r>
      <w:r w:rsidR="005C15C2">
        <w:rPr>
          <w:rFonts w:cs="Monaco"/>
          <w:szCs w:val="32"/>
        </w:rPr>
        <w:t>they often</w:t>
      </w:r>
      <w:r w:rsidRPr="00EE21F3">
        <w:rPr>
          <w:rFonts w:cs="Monaco"/>
          <w:szCs w:val="32"/>
        </w:rPr>
        <w:t xml:space="preserve"> </w:t>
      </w:r>
      <w:r w:rsidR="00AA059B">
        <w:rPr>
          <w:rFonts w:cs="Monaco"/>
          <w:szCs w:val="32"/>
        </w:rPr>
        <w:t>do not recognize it</w:t>
      </w:r>
      <w:r w:rsidR="00DC6678">
        <w:rPr>
          <w:rFonts w:cs="Monaco"/>
          <w:szCs w:val="32"/>
        </w:rPr>
        <w:t xml:space="preserve"> </w:t>
      </w:r>
      <w:r w:rsidR="00AA059B">
        <w:rPr>
          <w:rFonts w:cs="Monaco"/>
          <w:szCs w:val="32"/>
        </w:rPr>
        <w:t>and</w:t>
      </w:r>
      <w:r w:rsidR="00DC6678">
        <w:rPr>
          <w:rFonts w:cs="Monaco"/>
          <w:szCs w:val="32"/>
        </w:rPr>
        <w:t>,</w:t>
      </w:r>
      <w:r w:rsidR="00AA059B">
        <w:rPr>
          <w:rFonts w:cs="Monaco"/>
          <w:szCs w:val="32"/>
        </w:rPr>
        <w:t xml:space="preserve"> </w:t>
      </w:r>
      <w:r w:rsidR="005C15C2">
        <w:rPr>
          <w:rFonts w:cs="Monaco"/>
          <w:szCs w:val="32"/>
        </w:rPr>
        <w:t>as a consequence</w:t>
      </w:r>
      <w:r w:rsidR="00DC6678">
        <w:rPr>
          <w:rFonts w:cs="Monaco"/>
          <w:szCs w:val="32"/>
        </w:rPr>
        <w:t>,</w:t>
      </w:r>
      <w:r w:rsidR="005C15C2">
        <w:rPr>
          <w:rFonts w:cs="Monaco"/>
          <w:szCs w:val="32"/>
        </w:rPr>
        <w:t xml:space="preserve"> </w:t>
      </w:r>
      <w:r w:rsidR="00AA059B">
        <w:rPr>
          <w:rFonts w:cs="Monaco"/>
          <w:szCs w:val="32"/>
        </w:rPr>
        <w:t xml:space="preserve">do not </w:t>
      </w:r>
      <w:r w:rsidR="005C15C2">
        <w:rPr>
          <w:rFonts w:cs="Monaco"/>
          <w:szCs w:val="32"/>
        </w:rPr>
        <w:t>see the relevance</w:t>
      </w:r>
      <w:r w:rsidRPr="00EE21F3">
        <w:rPr>
          <w:rFonts w:cs="Monaco"/>
          <w:szCs w:val="32"/>
        </w:rPr>
        <w:t xml:space="preserve"> </w:t>
      </w:r>
      <w:r w:rsidR="005C15C2">
        <w:rPr>
          <w:rFonts w:cs="Monaco"/>
          <w:szCs w:val="32"/>
        </w:rPr>
        <w:t xml:space="preserve">of </w:t>
      </w:r>
      <w:r w:rsidRPr="00EE21F3">
        <w:rPr>
          <w:rFonts w:cs="Monaco"/>
          <w:szCs w:val="32"/>
        </w:rPr>
        <w:t xml:space="preserve">statistics to </w:t>
      </w:r>
      <w:r w:rsidR="00E03801">
        <w:rPr>
          <w:rFonts w:cs="Monaco"/>
          <w:szCs w:val="32"/>
        </w:rPr>
        <w:t>the</w:t>
      </w:r>
      <w:r w:rsidR="005C15C2">
        <w:rPr>
          <w:rFonts w:cs="Monaco"/>
          <w:szCs w:val="32"/>
        </w:rPr>
        <w:t>ir personal life nor</w:t>
      </w:r>
      <w:r w:rsidR="00AA059B">
        <w:rPr>
          <w:rFonts w:cs="Monaco"/>
          <w:szCs w:val="32"/>
        </w:rPr>
        <w:t xml:space="preserve"> </w:t>
      </w:r>
      <w:r w:rsidRPr="00EE21F3">
        <w:rPr>
          <w:rFonts w:cs="Monaco"/>
          <w:szCs w:val="32"/>
        </w:rPr>
        <w:t>their field of study</w:t>
      </w:r>
      <w:r w:rsidR="005C15C2">
        <w:rPr>
          <w:rFonts w:cs="Monaco"/>
          <w:szCs w:val="32"/>
        </w:rPr>
        <w:t xml:space="preserve"> </w:t>
      </w:r>
      <w:r w:rsidR="00D00D2E">
        <w:rPr>
          <w:rFonts w:cs="Monaco"/>
          <w:szCs w:val="32"/>
        </w:rPr>
        <w:t>or</w:t>
      </w:r>
      <w:r w:rsidR="005C15C2">
        <w:rPr>
          <w:rFonts w:cs="Monaco"/>
          <w:szCs w:val="32"/>
        </w:rPr>
        <w:t xml:space="preserve"> profession</w:t>
      </w:r>
      <w:r w:rsidRPr="00EE21F3">
        <w:rPr>
          <w:rFonts w:cs="Monaco"/>
          <w:szCs w:val="32"/>
        </w:rPr>
        <w:t xml:space="preserve">. </w:t>
      </w:r>
      <w:r w:rsidR="007E2C5B">
        <w:rPr>
          <w:rFonts w:cs="Monaco"/>
          <w:szCs w:val="32"/>
        </w:rPr>
        <w:t>Failing to recognize th</w:t>
      </w:r>
      <w:ins w:id="3" w:author="Author">
        <w:r w:rsidR="007B19E0">
          <w:rPr>
            <w:rFonts w:cs="Monaco"/>
            <w:szCs w:val="32"/>
          </w:rPr>
          <w:t>e</w:t>
        </w:r>
      </w:ins>
      <w:del w:id="4" w:author="Author">
        <w:r w:rsidR="002E4621" w:rsidDel="007B19E0">
          <w:rPr>
            <w:rFonts w:cs="Monaco"/>
            <w:szCs w:val="32"/>
          </w:rPr>
          <w:delText>is</w:delText>
        </w:r>
      </w:del>
      <w:r w:rsidR="007E2C5B">
        <w:rPr>
          <w:rFonts w:cs="Monaco"/>
          <w:szCs w:val="32"/>
        </w:rPr>
        <w:t xml:space="preserve"> practical importance of statistics </w:t>
      </w:r>
      <w:r w:rsidR="002E4621">
        <w:rPr>
          <w:rFonts w:cs="Monaco"/>
          <w:szCs w:val="32"/>
        </w:rPr>
        <w:t xml:space="preserve">then </w:t>
      </w:r>
      <w:commentRangeStart w:id="5"/>
      <w:r w:rsidR="007E2C5B">
        <w:rPr>
          <w:rFonts w:cs="Monaco"/>
          <w:szCs w:val="32"/>
        </w:rPr>
        <w:t>causes</w:t>
      </w:r>
      <w:commentRangeEnd w:id="5"/>
      <w:r w:rsidR="00CE3AD3">
        <w:rPr>
          <w:rStyle w:val="CommentReference"/>
        </w:rPr>
        <w:commentReference w:id="5"/>
      </w:r>
      <w:r w:rsidR="007E2C5B">
        <w:rPr>
          <w:rFonts w:cs="Monaco"/>
          <w:szCs w:val="32"/>
        </w:rPr>
        <w:t xml:space="preserve"> most students to not see the </w:t>
      </w:r>
      <w:r w:rsidR="002E4621">
        <w:rPr>
          <w:rFonts w:cs="Monaco"/>
          <w:szCs w:val="32"/>
        </w:rPr>
        <w:t>usefulness</w:t>
      </w:r>
      <w:r w:rsidR="007E2C5B">
        <w:rPr>
          <w:rFonts w:cs="Monaco"/>
          <w:szCs w:val="32"/>
        </w:rPr>
        <w:t xml:space="preserve"> of the course material</w:t>
      </w:r>
      <w:r w:rsidRPr="00EE21F3">
        <w:rPr>
          <w:rFonts w:cs="Monaco"/>
          <w:szCs w:val="32"/>
        </w:rPr>
        <w:t xml:space="preserve"> (Lee, 2007</w:t>
      </w:r>
      <w:r w:rsidR="006F3F78" w:rsidRPr="00EE21F3">
        <w:rPr>
          <w:rFonts w:cs="Monaco"/>
          <w:szCs w:val="32"/>
        </w:rPr>
        <w:t>)</w:t>
      </w:r>
      <w:r w:rsidR="006F3F78">
        <w:rPr>
          <w:rFonts w:cs="Monaco"/>
          <w:szCs w:val="32"/>
        </w:rPr>
        <w:t>, which</w:t>
      </w:r>
      <w:r w:rsidR="00191F5F">
        <w:rPr>
          <w:rFonts w:cs="Monaco"/>
          <w:szCs w:val="32"/>
        </w:rPr>
        <w:t xml:space="preserve"> </w:t>
      </w:r>
      <w:r w:rsidR="002E4621">
        <w:rPr>
          <w:rFonts w:cs="Monaco"/>
          <w:szCs w:val="32"/>
        </w:rPr>
        <w:t xml:space="preserve">ultimately </w:t>
      </w:r>
      <w:r w:rsidR="00C4592C">
        <w:rPr>
          <w:rFonts w:cs="Monaco"/>
          <w:szCs w:val="32"/>
        </w:rPr>
        <w:t>lead</w:t>
      </w:r>
      <w:r w:rsidR="00DC6678">
        <w:rPr>
          <w:rFonts w:cs="Monaco"/>
          <w:szCs w:val="32"/>
        </w:rPr>
        <w:t>s</w:t>
      </w:r>
      <w:r w:rsidR="007E2C5B">
        <w:rPr>
          <w:rFonts w:cs="Monaco"/>
          <w:szCs w:val="32"/>
        </w:rPr>
        <w:t xml:space="preserve"> to l</w:t>
      </w:r>
      <w:r w:rsidR="00C4592C">
        <w:rPr>
          <w:rFonts w:cs="Monaco"/>
          <w:szCs w:val="32"/>
        </w:rPr>
        <w:t>ack of</w:t>
      </w:r>
      <w:r w:rsidR="007E2C5B">
        <w:rPr>
          <w:rFonts w:cs="Monaco"/>
          <w:szCs w:val="32"/>
        </w:rPr>
        <w:t xml:space="preserve"> motivation and interest</w:t>
      </w:r>
      <w:r w:rsidR="00731D2F">
        <w:rPr>
          <w:rFonts w:cs="Monaco"/>
          <w:szCs w:val="32"/>
        </w:rPr>
        <w:t xml:space="preserve"> (</w:t>
      </w:r>
      <w:proofErr w:type="spellStart"/>
      <w:r w:rsidR="00731D2F" w:rsidRPr="003B29CC">
        <w:rPr>
          <w:rFonts w:cs="Monaco"/>
          <w:szCs w:val="32"/>
        </w:rPr>
        <w:t>Schiefele</w:t>
      </w:r>
      <w:proofErr w:type="spellEnd"/>
      <w:r w:rsidR="00731D2F" w:rsidRPr="003B29CC">
        <w:rPr>
          <w:rFonts w:cs="Monaco"/>
          <w:szCs w:val="32"/>
        </w:rPr>
        <w:t>, 1991</w:t>
      </w:r>
      <w:r w:rsidR="00731D2F">
        <w:rPr>
          <w:rFonts w:cs="Monaco"/>
          <w:szCs w:val="32"/>
        </w:rPr>
        <w:t>)</w:t>
      </w:r>
      <w:r w:rsidR="00DC6678">
        <w:rPr>
          <w:rFonts w:cs="Monaco"/>
          <w:szCs w:val="32"/>
        </w:rPr>
        <w:t>.</w:t>
      </w:r>
    </w:p>
    <w:p w14:paraId="7A8F6498" w14:textId="77777777" w:rsidR="000B787C" w:rsidRPr="003B29CC" w:rsidRDefault="000B787C" w:rsidP="00520F7D">
      <w:pPr>
        <w:widowControl w:val="0"/>
        <w:autoSpaceDE w:val="0"/>
        <w:autoSpaceDN w:val="0"/>
        <w:adjustRightInd w:val="0"/>
        <w:spacing w:line="240" w:lineRule="auto"/>
        <w:contextualSpacing/>
        <w:rPr>
          <w:rFonts w:cs="Monaco"/>
          <w:szCs w:val="32"/>
        </w:rPr>
      </w:pPr>
    </w:p>
    <w:p w14:paraId="6A132503" w14:textId="40754552" w:rsidR="00EE21F3" w:rsidRDefault="00DC6678" w:rsidP="00520F7D">
      <w:pPr>
        <w:widowControl w:val="0"/>
        <w:autoSpaceDE w:val="0"/>
        <w:autoSpaceDN w:val="0"/>
        <w:adjustRightInd w:val="0"/>
        <w:spacing w:line="240" w:lineRule="auto"/>
        <w:contextualSpacing/>
        <w:rPr>
          <w:rFonts w:cs="Monaco"/>
          <w:szCs w:val="32"/>
        </w:rPr>
      </w:pPr>
      <w:r>
        <w:rPr>
          <w:rFonts w:cs="Times New Roman"/>
          <w:szCs w:val="24"/>
        </w:rPr>
        <w:t xml:space="preserve">We chose </w:t>
      </w:r>
      <w:r w:rsidR="00490A28" w:rsidRPr="00490A28">
        <w:rPr>
          <w:rFonts w:cs="Times New Roman"/>
          <w:i/>
          <w:szCs w:val="24"/>
        </w:rPr>
        <w:t>metrology</w:t>
      </w:r>
      <w:r w:rsidR="00D00D2E" w:rsidRPr="004E524F">
        <w:rPr>
          <w:rFonts w:cs="Times New Roman"/>
          <w:szCs w:val="24"/>
        </w:rPr>
        <w:t xml:space="preserve">, the study of measurement systems, </w:t>
      </w:r>
      <w:r>
        <w:rPr>
          <w:rFonts w:cs="Times New Roman"/>
          <w:szCs w:val="24"/>
        </w:rPr>
        <w:t>as a possible topic for statistics courses</w:t>
      </w:r>
      <w:r w:rsidR="00D00D2E">
        <w:rPr>
          <w:rFonts w:cs="Times New Roman"/>
          <w:szCs w:val="24"/>
        </w:rPr>
        <w:t xml:space="preserve"> </w:t>
      </w:r>
      <w:r>
        <w:rPr>
          <w:rFonts w:cs="Times New Roman"/>
          <w:szCs w:val="24"/>
        </w:rPr>
        <w:t>because</w:t>
      </w:r>
      <w:r w:rsidR="00D00D2E">
        <w:rPr>
          <w:rFonts w:cs="Times New Roman"/>
          <w:szCs w:val="24"/>
        </w:rPr>
        <w:t xml:space="preserve"> </w:t>
      </w:r>
      <w:r w:rsidR="00D00D2E" w:rsidRPr="004E524F">
        <w:rPr>
          <w:rFonts w:cs="Times New Roman"/>
          <w:szCs w:val="24"/>
        </w:rPr>
        <w:t xml:space="preserve">(1) measurement issues arise </w:t>
      </w:r>
      <w:r w:rsidR="005F5A82">
        <w:rPr>
          <w:rFonts w:cs="Times New Roman"/>
          <w:szCs w:val="24"/>
        </w:rPr>
        <w:t xml:space="preserve">not only </w:t>
      </w:r>
      <w:r w:rsidR="00D00D2E" w:rsidRPr="004E524F">
        <w:rPr>
          <w:rFonts w:cs="Times New Roman"/>
          <w:szCs w:val="24"/>
        </w:rPr>
        <w:t xml:space="preserve">in </w:t>
      </w:r>
      <w:r w:rsidR="005F5A82">
        <w:rPr>
          <w:rFonts w:cs="Times New Roman"/>
          <w:szCs w:val="24"/>
        </w:rPr>
        <w:t xml:space="preserve">our personal lives, but </w:t>
      </w:r>
      <w:r w:rsidR="00887178">
        <w:rPr>
          <w:rFonts w:cs="Times New Roman"/>
          <w:szCs w:val="24"/>
        </w:rPr>
        <w:t xml:space="preserve">virtually </w:t>
      </w:r>
      <w:r w:rsidR="005F5A82">
        <w:rPr>
          <w:rFonts w:cs="Times New Roman"/>
          <w:szCs w:val="24"/>
        </w:rPr>
        <w:t xml:space="preserve">in </w:t>
      </w:r>
      <w:r w:rsidR="00887178">
        <w:rPr>
          <w:rFonts w:cs="Times New Roman"/>
          <w:szCs w:val="24"/>
        </w:rPr>
        <w:t xml:space="preserve">all sciences and many </w:t>
      </w:r>
      <w:r w:rsidR="004518D7">
        <w:rPr>
          <w:rFonts w:cs="Times New Roman"/>
          <w:szCs w:val="24"/>
        </w:rPr>
        <w:t xml:space="preserve">other </w:t>
      </w:r>
      <w:r w:rsidR="00887178">
        <w:rPr>
          <w:rFonts w:cs="Times New Roman"/>
          <w:szCs w:val="24"/>
        </w:rPr>
        <w:t>areas</w:t>
      </w:r>
      <w:r w:rsidR="00D00D2E" w:rsidRPr="004E524F">
        <w:rPr>
          <w:rFonts w:cs="Times New Roman"/>
          <w:szCs w:val="24"/>
        </w:rPr>
        <w:t xml:space="preserve">, </w:t>
      </w:r>
      <w:r w:rsidR="00887178">
        <w:rPr>
          <w:rFonts w:cs="Times New Roman"/>
          <w:szCs w:val="24"/>
        </w:rPr>
        <w:t xml:space="preserve">such as </w:t>
      </w:r>
      <w:r w:rsidR="00D00D2E" w:rsidRPr="004E524F">
        <w:rPr>
          <w:rFonts w:cs="Times New Roman"/>
          <w:szCs w:val="24"/>
        </w:rPr>
        <w:t>manufacturing</w:t>
      </w:r>
      <w:del w:id="6" w:author="Author">
        <w:r w:rsidR="00D00D2E" w:rsidRPr="004E524F" w:rsidDel="007B19E0">
          <w:rPr>
            <w:rFonts w:cs="Times New Roman"/>
            <w:szCs w:val="24"/>
          </w:rPr>
          <w:delText xml:space="preserve"> processes</w:delText>
        </w:r>
      </w:del>
      <w:r w:rsidR="00D00D2E" w:rsidRPr="004E524F">
        <w:rPr>
          <w:rFonts w:cs="Times New Roman"/>
          <w:szCs w:val="24"/>
        </w:rPr>
        <w:t>, quality control, health care, public safety, environmental assessment, and agriculture, and (2) the applications can be used to motivate a broad range of both introductory and advanced statistical concepts.</w:t>
      </w:r>
      <w:r w:rsidR="00D00D2E">
        <w:rPr>
          <w:rFonts w:cs="Times New Roman"/>
          <w:szCs w:val="24"/>
        </w:rPr>
        <w:t xml:space="preserve"> </w:t>
      </w:r>
      <w:r w:rsidR="006B22F3">
        <w:rPr>
          <w:rFonts w:cs="Monaco"/>
          <w:szCs w:val="32"/>
        </w:rPr>
        <w:t>W</w:t>
      </w:r>
      <w:r w:rsidR="00DD6AC9">
        <w:rPr>
          <w:rFonts w:cs="Monaco"/>
          <w:szCs w:val="32"/>
        </w:rPr>
        <w:t xml:space="preserve">e present </w:t>
      </w:r>
      <w:r w:rsidR="00EE21F3" w:rsidRPr="00EE21F3">
        <w:rPr>
          <w:rFonts w:cs="Monaco"/>
          <w:szCs w:val="32"/>
        </w:rPr>
        <w:t xml:space="preserve">lecture and </w:t>
      </w:r>
      <w:r w:rsidR="00DD6AC9">
        <w:rPr>
          <w:rFonts w:cs="Monaco"/>
          <w:szCs w:val="32"/>
        </w:rPr>
        <w:t xml:space="preserve">laboratory </w:t>
      </w:r>
      <w:r w:rsidR="00EE21F3" w:rsidRPr="00EE21F3">
        <w:rPr>
          <w:rFonts w:cs="Monaco"/>
          <w:szCs w:val="32"/>
        </w:rPr>
        <w:t xml:space="preserve">material </w:t>
      </w:r>
      <w:r w:rsidR="00DD6AC9">
        <w:rPr>
          <w:rFonts w:cs="Monaco"/>
          <w:szCs w:val="32"/>
        </w:rPr>
        <w:t xml:space="preserve">suitable </w:t>
      </w:r>
      <w:r w:rsidR="00EE21F3" w:rsidRPr="00EE21F3">
        <w:rPr>
          <w:rFonts w:cs="Monaco"/>
          <w:szCs w:val="32"/>
        </w:rPr>
        <w:t xml:space="preserve">to introduce students to </w:t>
      </w:r>
      <w:r w:rsidR="00DD6AC9">
        <w:rPr>
          <w:rFonts w:cs="Monaco"/>
          <w:szCs w:val="32"/>
        </w:rPr>
        <w:t>the concept of metrology</w:t>
      </w:r>
      <w:r w:rsidR="006B22F3">
        <w:rPr>
          <w:rFonts w:cs="Monaco"/>
          <w:szCs w:val="32"/>
        </w:rPr>
        <w:t xml:space="preserve"> in a</w:t>
      </w:r>
      <w:ins w:id="7" w:author="Author">
        <w:r w:rsidR="007B19E0">
          <w:rPr>
            <w:rFonts w:cs="Monaco"/>
            <w:szCs w:val="32"/>
          </w:rPr>
          <w:t>n</w:t>
        </w:r>
      </w:ins>
      <w:r w:rsidR="006B22F3">
        <w:rPr>
          <w:rFonts w:cs="Monaco"/>
          <w:szCs w:val="32"/>
        </w:rPr>
        <w:t xml:space="preserve"> </w:t>
      </w:r>
      <w:del w:id="8" w:author="Author">
        <w:r w:rsidR="006B22F3" w:rsidDel="007B19E0">
          <w:rPr>
            <w:rFonts w:cs="Monaco"/>
            <w:szCs w:val="32"/>
          </w:rPr>
          <w:delText xml:space="preserve">first, </w:delText>
        </w:r>
      </w:del>
      <w:r w:rsidR="006B22F3">
        <w:rPr>
          <w:rFonts w:cs="Monaco"/>
          <w:szCs w:val="32"/>
        </w:rPr>
        <w:t>introductory</w:t>
      </w:r>
      <w:r>
        <w:rPr>
          <w:rFonts w:cs="Monaco"/>
          <w:szCs w:val="32"/>
        </w:rPr>
        <w:t>-</w:t>
      </w:r>
      <w:r w:rsidR="006B22F3">
        <w:rPr>
          <w:rFonts w:cs="Monaco"/>
          <w:szCs w:val="32"/>
        </w:rPr>
        <w:t>level statistics course for majors and non-major students</w:t>
      </w:r>
      <w:r w:rsidR="00DD6AC9">
        <w:rPr>
          <w:rFonts w:cs="Monaco"/>
          <w:szCs w:val="32"/>
        </w:rPr>
        <w:t xml:space="preserve">. We illustrate </w:t>
      </w:r>
      <w:r w:rsidR="00EE21F3" w:rsidRPr="00EE21F3">
        <w:rPr>
          <w:rFonts w:cs="Monaco"/>
          <w:szCs w:val="32"/>
        </w:rPr>
        <w:t>measurement error through relatable</w:t>
      </w:r>
      <w:del w:id="9" w:author="Author">
        <w:r w:rsidR="00EE21F3" w:rsidRPr="00EE21F3" w:rsidDel="007B19E0">
          <w:rPr>
            <w:rFonts w:cs="Monaco"/>
            <w:szCs w:val="32"/>
          </w:rPr>
          <w:delText>, real-world</w:delText>
        </w:r>
      </w:del>
      <w:r w:rsidR="00EE21F3" w:rsidRPr="00EE21F3">
        <w:rPr>
          <w:rFonts w:cs="Monaco"/>
          <w:szCs w:val="32"/>
        </w:rPr>
        <w:t xml:space="preserve"> examples to serve as a vehicle for demonstrating variability and </w:t>
      </w:r>
      <w:r w:rsidR="006B22F3">
        <w:rPr>
          <w:rFonts w:cs="Monaco"/>
          <w:szCs w:val="32"/>
        </w:rPr>
        <w:t xml:space="preserve">to </w:t>
      </w:r>
      <w:r w:rsidR="00EE21F3" w:rsidRPr="00EE21F3">
        <w:rPr>
          <w:rFonts w:cs="Monaco"/>
          <w:szCs w:val="32"/>
        </w:rPr>
        <w:t xml:space="preserve">help </w:t>
      </w:r>
      <w:r w:rsidR="00DD6AC9" w:rsidRPr="00EE21F3">
        <w:rPr>
          <w:rFonts w:cs="Monaco"/>
          <w:szCs w:val="32"/>
        </w:rPr>
        <w:t>i</w:t>
      </w:r>
      <w:r w:rsidR="00DD6AC9">
        <w:rPr>
          <w:rFonts w:cs="Monaco"/>
          <w:szCs w:val="32"/>
        </w:rPr>
        <w:t>mprove</w:t>
      </w:r>
      <w:r w:rsidR="00DD6AC9" w:rsidRPr="00EE21F3">
        <w:rPr>
          <w:rFonts w:cs="Monaco"/>
          <w:szCs w:val="32"/>
        </w:rPr>
        <w:t xml:space="preserve"> </w:t>
      </w:r>
      <w:r w:rsidR="00EE21F3" w:rsidRPr="00EE21F3">
        <w:rPr>
          <w:rFonts w:cs="Monaco"/>
          <w:szCs w:val="32"/>
        </w:rPr>
        <w:t>students’ perception of the field of statistics.</w:t>
      </w:r>
    </w:p>
    <w:p w14:paraId="7B7FD65A" w14:textId="77777777" w:rsidR="004518D7" w:rsidRPr="00EE21F3" w:rsidRDefault="004518D7" w:rsidP="00520F7D">
      <w:pPr>
        <w:widowControl w:val="0"/>
        <w:autoSpaceDE w:val="0"/>
        <w:autoSpaceDN w:val="0"/>
        <w:adjustRightInd w:val="0"/>
        <w:spacing w:line="240" w:lineRule="auto"/>
        <w:contextualSpacing/>
        <w:rPr>
          <w:rFonts w:cs="Monaco"/>
          <w:szCs w:val="32"/>
        </w:rPr>
      </w:pPr>
    </w:p>
    <w:p w14:paraId="724F3AF8" w14:textId="77777777" w:rsidR="00EE21F3" w:rsidRDefault="00EE21F3" w:rsidP="00520F7D">
      <w:pPr>
        <w:spacing w:after="0" w:line="240" w:lineRule="auto"/>
        <w:contextualSpacing/>
        <w:outlineLvl w:val="0"/>
        <w:rPr>
          <w:rFonts w:cs="Times New Roman"/>
          <w:szCs w:val="24"/>
        </w:rPr>
      </w:pPr>
      <w:r w:rsidRPr="00EE21F3">
        <w:rPr>
          <w:rFonts w:cs="Monaco"/>
          <w:szCs w:val="32"/>
        </w:rPr>
        <w:t>The remainder of this paper is organized as foll</w:t>
      </w:r>
      <w:r w:rsidR="0013236E">
        <w:rPr>
          <w:rFonts w:cs="Monaco"/>
          <w:szCs w:val="32"/>
        </w:rPr>
        <w:t xml:space="preserve">ows: Some background and misconceptions about metrology </w:t>
      </w:r>
      <w:r w:rsidR="004518D7">
        <w:rPr>
          <w:rFonts w:cs="Monaco"/>
          <w:szCs w:val="32"/>
        </w:rPr>
        <w:t xml:space="preserve">that have motivated this work </w:t>
      </w:r>
      <w:r w:rsidR="0013236E">
        <w:rPr>
          <w:rFonts w:cs="Monaco"/>
          <w:szCs w:val="32"/>
        </w:rPr>
        <w:t xml:space="preserve">are presented in Section </w:t>
      </w:r>
      <w:r w:rsidR="004518D7">
        <w:rPr>
          <w:rFonts w:cs="Monaco"/>
          <w:szCs w:val="32"/>
        </w:rPr>
        <w:t xml:space="preserve">2.  The learning objectives </w:t>
      </w:r>
      <w:r w:rsidR="00CE5C51">
        <w:rPr>
          <w:rFonts w:cs="Monaco"/>
          <w:szCs w:val="32"/>
        </w:rPr>
        <w:t xml:space="preserve">are stated in Section 3.  </w:t>
      </w:r>
      <w:r w:rsidR="0013236E">
        <w:rPr>
          <w:rFonts w:cs="Monaco"/>
          <w:szCs w:val="32"/>
        </w:rPr>
        <w:t>Section 4</w:t>
      </w:r>
      <w:r w:rsidRPr="00EE21F3">
        <w:rPr>
          <w:rFonts w:cs="Monaco"/>
          <w:szCs w:val="32"/>
        </w:rPr>
        <w:t xml:space="preserve"> describes some of the features of the lab and lecture material. </w:t>
      </w:r>
      <w:r w:rsidR="0013236E">
        <w:rPr>
          <w:rFonts w:cs="Monaco"/>
          <w:szCs w:val="32"/>
        </w:rPr>
        <w:t>Section 5</w:t>
      </w:r>
      <w:r w:rsidRPr="00EE21F3">
        <w:rPr>
          <w:rFonts w:cs="Monaco"/>
          <w:szCs w:val="32"/>
        </w:rPr>
        <w:t xml:space="preserve"> describes the methodology used to test the developed material. Results of </w:t>
      </w:r>
      <w:r w:rsidR="00DC6678">
        <w:rPr>
          <w:rFonts w:cs="Monaco"/>
          <w:szCs w:val="32"/>
        </w:rPr>
        <w:t>the assessment</w:t>
      </w:r>
      <w:r w:rsidR="004518D7">
        <w:rPr>
          <w:rFonts w:cs="Monaco"/>
          <w:szCs w:val="32"/>
        </w:rPr>
        <w:t>s</w:t>
      </w:r>
      <w:r w:rsidR="0013236E">
        <w:rPr>
          <w:rFonts w:cs="Monaco"/>
          <w:szCs w:val="32"/>
        </w:rPr>
        <w:t xml:space="preserve"> are presented in Section 6</w:t>
      </w:r>
      <w:r w:rsidRPr="00EE21F3">
        <w:rPr>
          <w:rFonts w:cs="Monaco"/>
          <w:szCs w:val="32"/>
        </w:rPr>
        <w:t xml:space="preserve">. Discussion and conclusions are included in </w:t>
      </w:r>
      <w:r w:rsidR="00DC6678">
        <w:rPr>
          <w:rFonts w:cs="Monaco"/>
          <w:szCs w:val="32"/>
        </w:rPr>
        <w:t>Section</w:t>
      </w:r>
      <w:r w:rsidR="0013236E">
        <w:rPr>
          <w:rFonts w:cs="Monaco"/>
          <w:szCs w:val="32"/>
        </w:rPr>
        <w:t xml:space="preserve"> 7</w:t>
      </w:r>
      <w:r w:rsidR="00DC6678">
        <w:rPr>
          <w:rFonts w:cs="Times New Roman"/>
          <w:szCs w:val="24"/>
        </w:rPr>
        <w:t>.</w:t>
      </w:r>
    </w:p>
    <w:p w14:paraId="64963B18" w14:textId="77777777" w:rsidR="008D755A" w:rsidRPr="00EE21F3" w:rsidRDefault="008D755A" w:rsidP="00520F7D">
      <w:pPr>
        <w:spacing w:after="0" w:line="240" w:lineRule="auto"/>
        <w:contextualSpacing/>
        <w:outlineLvl w:val="0"/>
        <w:rPr>
          <w:rFonts w:cs="Times New Roman"/>
          <w:szCs w:val="24"/>
        </w:rPr>
      </w:pPr>
    </w:p>
    <w:p w14:paraId="7266036C" w14:textId="77777777" w:rsidR="008F0FEC" w:rsidRDefault="009A1022" w:rsidP="00520F7D">
      <w:pPr>
        <w:spacing w:after="0" w:line="240" w:lineRule="auto"/>
        <w:contextualSpacing/>
        <w:outlineLvl w:val="0"/>
        <w:rPr>
          <w:rFonts w:cs="Times New Roman"/>
          <w:b/>
          <w:sz w:val="28"/>
          <w:szCs w:val="28"/>
        </w:rPr>
      </w:pPr>
      <w:r>
        <w:rPr>
          <w:rFonts w:cs="Times New Roman"/>
          <w:b/>
          <w:sz w:val="28"/>
          <w:szCs w:val="28"/>
        </w:rPr>
        <w:t>2</w:t>
      </w:r>
      <w:r w:rsidRPr="0067672F">
        <w:rPr>
          <w:rFonts w:cs="Times New Roman"/>
          <w:b/>
          <w:sz w:val="28"/>
          <w:szCs w:val="28"/>
        </w:rPr>
        <w:t>.</w:t>
      </w:r>
      <w:r w:rsidR="003B12FC">
        <w:rPr>
          <w:rFonts w:cs="Times New Roman"/>
          <w:b/>
          <w:sz w:val="28"/>
          <w:szCs w:val="28"/>
        </w:rPr>
        <w:t xml:space="preserve"> Background and Motivation</w:t>
      </w:r>
      <w:r>
        <w:rPr>
          <w:rFonts w:cs="Times New Roman"/>
          <w:b/>
          <w:sz w:val="28"/>
          <w:szCs w:val="28"/>
        </w:rPr>
        <w:t xml:space="preserve"> </w:t>
      </w:r>
    </w:p>
    <w:p w14:paraId="4E9E422A" w14:textId="77777777" w:rsidR="003E013D" w:rsidRDefault="003E013D" w:rsidP="00520F7D">
      <w:pPr>
        <w:spacing w:after="0" w:line="240" w:lineRule="auto"/>
        <w:contextualSpacing/>
        <w:outlineLvl w:val="0"/>
        <w:rPr>
          <w:rFonts w:cs="Times New Roman"/>
          <w:b/>
          <w:sz w:val="28"/>
          <w:szCs w:val="28"/>
        </w:rPr>
      </w:pPr>
    </w:p>
    <w:p w14:paraId="285D2FE2" w14:textId="77777777" w:rsidR="008F0FEC" w:rsidRPr="00520F7D" w:rsidRDefault="008423C2" w:rsidP="00520F7D">
      <w:pPr>
        <w:spacing w:after="0" w:line="240" w:lineRule="auto"/>
        <w:contextualSpacing/>
        <w:outlineLvl w:val="0"/>
        <w:rPr>
          <w:rFonts w:cs="Times New Roman"/>
          <w:b/>
          <w:sz w:val="26"/>
          <w:szCs w:val="26"/>
        </w:rPr>
      </w:pPr>
      <w:r w:rsidRPr="00520F7D">
        <w:rPr>
          <w:rFonts w:cs="Times New Roman"/>
          <w:b/>
          <w:sz w:val="26"/>
          <w:szCs w:val="26"/>
        </w:rPr>
        <w:t xml:space="preserve">2.1 </w:t>
      </w:r>
      <w:r w:rsidR="000B787C" w:rsidRPr="00520F7D">
        <w:rPr>
          <w:rFonts w:cs="Times New Roman"/>
          <w:b/>
          <w:sz w:val="26"/>
          <w:szCs w:val="26"/>
        </w:rPr>
        <w:t>Metrology and the</w:t>
      </w:r>
      <w:r w:rsidRPr="00520F7D">
        <w:rPr>
          <w:rFonts w:cs="Times New Roman"/>
          <w:b/>
          <w:sz w:val="26"/>
          <w:szCs w:val="26"/>
        </w:rPr>
        <w:t xml:space="preserve"> current undergraduate curriculum</w:t>
      </w:r>
    </w:p>
    <w:p w14:paraId="1A02B6CA" w14:textId="77777777" w:rsidR="003E013D" w:rsidRPr="008F0FEC" w:rsidRDefault="003E013D" w:rsidP="00520F7D">
      <w:pPr>
        <w:spacing w:after="0" w:line="240" w:lineRule="auto"/>
        <w:contextualSpacing/>
        <w:outlineLvl w:val="0"/>
        <w:rPr>
          <w:rFonts w:cs="Times New Roman"/>
          <w:b/>
          <w:szCs w:val="28"/>
        </w:rPr>
      </w:pPr>
    </w:p>
    <w:p w14:paraId="752B1402" w14:textId="70FE2712" w:rsidR="00AC0D28" w:rsidRDefault="003462CD" w:rsidP="00520F7D">
      <w:pPr>
        <w:widowControl w:val="0"/>
        <w:autoSpaceDE w:val="0"/>
        <w:autoSpaceDN w:val="0"/>
        <w:adjustRightInd w:val="0"/>
        <w:spacing w:line="240" w:lineRule="auto"/>
        <w:contextualSpacing/>
        <w:rPr>
          <w:rFonts w:cs="Monaco"/>
          <w:szCs w:val="32"/>
        </w:rPr>
      </w:pPr>
      <w:r w:rsidRPr="003462CD">
        <w:rPr>
          <w:rFonts w:cs="Monaco"/>
          <w:szCs w:val="32"/>
        </w:rPr>
        <w:t>Metrology</w:t>
      </w:r>
      <w:r w:rsidR="00CE0DFD">
        <w:rPr>
          <w:rFonts w:cs="Monaco"/>
          <w:szCs w:val="32"/>
        </w:rPr>
        <w:t xml:space="preserve">, </w:t>
      </w:r>
      <w:r w:rsidRPr="003462CD">
        <w:rPr>
          <w:rFonts w:cs="Monaco"/>
          <w:szCs w:val="32"/>
        </w:rPr>
        <w:t>the science of measurement, is an underemphasized topic in most statistics courses (</w:t>
      </w:r>
      <w:proofErr w:type="spellStart"/>
      <w:r w:rsidRPr="003462CD">
        <w:rPr>
          <w:rFonts w:cs="Monaco"/>
          <w:szCs w:val="32"/>
        </w:rPr>
        <w:t>Vardeman</w:t>
      </w:r>
      <w:proofErr w:type="spellEnd"/>
      <w:r w:rsidRPr="003462CD">
        <w:rPr>
          <w:rFonts w:cs="Monaco"/>
          <w:szCs w:val="32"/>
        </w:rPr>
        <w:t xml:space="preserve"> et al., 2010). It is fair to say that the majority of students are unfamiliar with the idea of measurement error. </w:t>
      </w:r>
      <w:r w:rsidR="000B787C">
        <w:rPr>
          <w:rFonts w:cs="Monaco"/>
          <w:szCs w:val="32"/>
        </w:rPr>
        <w:t xml:space="preserve">As an example, suppose that we randomly select ten one-pound pre-packaged tubes of ground beef from our local grocery store. We weigh each tube. </w:t>
      </w:r>
      <w:r w:rsidR="00761E91">
        <w:rPr>
          <w:rFonts w:cs="Monaco"/>
          <w:szCs w:val="32"/>
        </w:rPr>
        <w:t>Depending on the precision of our scale, i</w:t>
      </w:r>
      <w:r w:rsidR="000B787C">
        <w:rPr>
          <w:rFonts w:cs="Monaco"/>
          <w:szCs w:val="32"/>
        </w:rPr>
        <w:t xml:space="preserve">t is likely that we will obtain ten slightly different measurements, many of which differ from the one-pound nominal weight. </w:t>
      </w:r>
      <w:r w:rsidR="00D72B0C">
        <w:rPr>
          <w:rFonts w:cs="Monaco"/>
          <w:szCs w:val="32"/>
        </w:rPr>
        <w:t>If we pic</w:t>
      </w:r>
      <w:r w:rsidR="00CC580D">
        <w:rPr>
          <w:rFonts w:cs="Monaco"/>
          <w:szCs w:val="32"/>
        </w:rPr>
        <w:t>k one particular tube and weigh</w:t>
      </w:r>
      <w:r w:rsidR="00D72B0C">
        <w:rPr>
          <w:rFonts w:cs="Monaco"/>
          <w:szCs w:val="32"/>
        </w:rPr>
        <w:t xml:space="preserve"> it again, perhaps on a different scale</w:t>
      </w:r>
      <w:ins w:id="10" w:author="Dr. Michelle Everson" w:date="2013-11-17T09:46:00Z">
        <w:r w:rsidR="00CE3AD3">
          <w:rPr>
            <w:rFonts w:cs="Monaco"/>
            <w:szCs w:val="32"/>
          </w:rPr>
          <w:t>,</w:t>
        </w:r>
      </w:ins>
      <w:r w:rsidR="00D72B0C">
        <w:rPr>
          <w:rFonts w:cs="Monaco"/>
          <w:szCs w:val="32"/>
        </w:rPr>
        <w:t xml:space="preserve"> we </w:t>
      </w:r>
      <w:del w:id="11" w:author="Author">
        <w:r w:rsidR="000B787C" w:rsidDel="007B19E0">
          <w:rPr>
            <w:rFonts w:cs="Monaco"/>
            <w:szCs w:val="32"/>
          </w:rPr>
          <w:delText xml:space="preserve">may </w:delText>
        </w:r>
      </w:del>
      <w:ins w:id="12" w:author="Author">
        <w:r w:rsidR="007B19E0">
          <w:rPr>
            <w:rFonts w:cs="Monaco"/>
            <w:szCs w:val="32"/>
          </w:rPr>
          <w:t xml:space="preserve">will almost always </w:t>
        </w:r>
      </w:ins>
      <w:r w:rsidR="00D72B0C">
        <w:rPr>
          <w:rFonts w:cs="Monaco"/>
          <w:szCs w:val="32"/>
        </w:rPr>
        <w:t xml:space="preserve">observe another new value. </w:t>
      </w:r>
      <w:r w:rsidR="00EA235F">
        <w:rPr>
          <w:rFonts w:cs="Monaco"/>
          <w:szCs w:val="32"/>
        </w:rPr>
        <w:t xml:space="preserve">The variability in the measurements can have different sources. For example, the scale used during the filling process of the tubes is </w:t>
      </w:r>
      <w:r w:rsidR="000B787C">
        <w:rPr>
          <w:rFonts w:cs="Monaco"/>
          <w:szCs w:val="32"/>
        </w:rPr>
        <w:t>different from the one we used</w:t>
      </w:r>
      <w:r w:rsidR="00EA235F">
        <w:rPr>
          <w:rFonts w:cs="Monaco"/>
          <w:szCs w:val="32"/>
        </w:rPr>
        <w:t xml:space="preserve">. Our scale </w:t>
      </w:r>
      <w:r w:rsidR="000B787C">
        <w:rPr>
          <w:rFonts w:cs="Monaco"/>
          <w:szCs w:val="32"/>
        </w:rPr>
        <w:t>is likely to have a different calibration, and it may be less precise than</w:t>
      </w:r>
      <w:r w:rsidR="00EA235F">
        <w:rPr>
          <w:rFonts w:cs="Monaco"/>
          <w:szCs w:val="32"/>
        </w:rPr>
        <w:t xml:space="preserve"> the one used by the manufacturer.</w:t>
      </w:r>
      <w:r w:rsidR="004518D7">
        <w:rPr>
          <w:rFonts w:cs="Monaco"/>
          <w:szCs w:val="32"/>
        </w:rPr>
        <w:t xml:space="preserve"> </w:t>
      </w:r>
      <w:r w:rsidR="009F039E">
        <w:rPr>
          <w:rFonts w:cs="Monaco"/>
          <w:szCs w:val="32"/>
        </w:rPr>
        <w:t xml:space="preserve">Many students would likely measure the weight of a tube only once and take that weight to be </w:t>
      </w:r>
      <w:r w:rsidR="00AC0D28">
        <w:rPr>
          <w:rFonts w:cs="Monaco"/>
          <w:szCs w:val="32"/>
        </w:rPr>
        <w:t>exact.</w:t>
      </w:r>
      <w:r w:rsidR="009F039E">
        <w:rPr>
          <w:rFonts w:cs="Monaco"/>
          <w:szCs w:val="32"/>
        </w:rPr>
        <w:t xml:space="preserve"> If </w:t>
      </w:r>
      <w:r w:rsidR="003000AB">
        <w:rPr>
          <w:rFonts w:cs="Monaco"/>
          <w:szCs w:val="32"/>
        </w:rPr>
        <w:t xml:space="preserve">students </w:t>
      </w:r>
      <w:del w:id="13" w:author="Author">
        <w:r w:rsidR="009F039E" w:rsidDel="007B19E0">
          <w:rPr>
            <w:rFonts w:cs="Monaco"/>
            <w:szCs w:val="32"/>
          </w:rPr>
          <w:delText xml:space="preserve">took </w:delText>
        </w:r>
      </w:del>
      <w:ins w:id="14" w:author="Author">
        <w:r w:rsidR="007B19E0">
          <w:rPr>
            <w:rFonts w:cs="Monaco"/>
            <w:szCs w:val="32"/>
          </w:rPr>
          <w:t xml:space="preserve">take </w:t>
        </w:r>
      </w:ins>
      <w:r w:rsidR="009F039E">
        <w:rPr>
          <w:rFonts w:cs="Monaco"/>
          <w:szCs w:val="32"/>
        </w:rPr>
        <w:t>rep</w:t>
      </w:r>
      <w:r w:rsidR="000779BB">
        <w:rPr>
          <w:rFonts w:cs="Monaco"/>
          <w:szCs w:val="32"/>
        </w:rPr>
        <w:t>eated measure</w:t>
      </w:r>
      <w:r w:rsidR="00AC0D28">
        <w:rPr>
          <w:rFonts w:cs="Monaco"/>
          <w:szCs w:val="32"/>
        </w:rPr>
        <w:t>ments</w:t>
      </w:r>
      <w:r w:rsidR="000779BB">
        <w:rPr>
          <w:rFonts w:cs="Monaco"/>
          <w:szCs w:val="32"/>
        </w:rPr>
        <w:t xml:space="preserve"> of the same tube and end</w:t>
      </w:r>
      <w:del w:id="15" w:author="Author">
        <w:r w:rsidR="000779BB" w:rsidDel="007B19E0">
          <w:rPr>
            <w:rFonts w:cs="Monaco"/>
            <w:szCs w:val="32"/>
          </w:rPr>
          <w:delText>ed</w:delText>
        </w:r>
      </w:del>
      <w:r w:rsidR="000779BB">
        <w:rPr>
          <w:rFonts w:cs="Monaco"/>
          <w:szCs w:val="32"/>
        </w:rPr>
        <w:t xml:space="preserve"> up with multiple </w:t>
      </w:r>
      <w:del w:id="16" w:author="Author">
        <w:r w:rsidR="000779BB" w:rsidDel="007B19E0">
          <w:rPr>
            <w:rFonts w:cs="Monaco"/>
            <w:szCs w:val="32"/>
          </w:rPr>
          <w:delText>non-agreeing</w:delText>
        </w:r>
      </w:del>
      <w:ins w:id="17" w:author="Author">
        <w:r w:rsidR="007B19E0">
          <w:rPr>
            <w:rFonts w:cs="Monaco"/>
            <w:szCs w:val="32"/>
          </w:rPr>
          <w:t>different</w:t>
        </w:r>
      </w:ins>
      <w:r w:rsidR="000779BB">
        <w:rPr>
          <w:rFonts w:cs="Monaco"/>
          <w:szCs w:val="32"/>
        </w:rPr>
        <w:t xml:space="preserve"> measure</w:t>
      </w:r>
      <w:ins w:id="18" w:author="Author">
        <w:r w:rsidR="007B19E0">
          <w:rPr>
            <w:rFonts w:cs="Monaco"/>
            <w:szCs w:val="32"/>
          </w:rPr>
          <w:t>d</w:t>
        </w:r>
      </w:ins>
      <w:del w:id="19" w:author="Author">
        <w:r w:rsidR="000779BB" w:rsidDel="007B19E0">
          <w:rPr>
            <w:rFonts w:cs="Monaco"/>
            <w:szCs w:val="32"/>
          </w:rPr>
          <w:delText>ment</w:delText>
        </w:r>
      </w:del>
      <w:ins w:id="20" w:author="Author">
        <w:r w:rsidR="007B19E0">
          <w:rPr>
            <w:rFonts w:cs="Monaco"/>
            <w:szCs w:val="32"/>
          </w:rPr>
          <w:t xml:space="preserve"> value</w:t>
        </w:r>
      </w:ins>
      <w:r w:rsidR="000779BB">
        <w:rPr>
          <w:rFonts w:cs="Monaco"/>
          <w:szCs w:val="32"/>
        </w:rPr>
        <w:t xml:space="preserve">s, they assume </w:t>
      </w:r>
      <w:r w:rsidR="00353C18">
        <w:rPr>
          <w:rFonts w:cs="Monaco"/>
          <w:szCs w:val="32"/>
        </w:rPr>
        <w:t>one</w:t>
      </w:r>
      <w:ins w:id="21" w:author="Author">
        <w:r w:rsidR="007B19E0">
          <w:rPr>
            <w:rFonts w:cs="Monaco"/>
            <w:szCs w:val="32"/>
          </w:rPr>
          <w:t xml:space="preserve"> or more</w:t>
        </w:r>
      </w:ins>
      <w:r w:rsidR="00353C18">
        <w:rPr>
          <w:rFonts w:cs="Monaco"/>
          <w:szCs w:val="32"/>
        </w:rPr>
        <w:t xml:space="preserve"> of the measurements </w:t>
      </w:r>
      <w:proofErr w:type="gramStart"/>
      <w:r w:rsidR="00353C18">
        <w:rPr>
          <w:rFonts w:cs="Monaco"/>
          <w:szCs w:val="32"/>
        </w:rPr>
        <w:t>is</w:t>
      </w:r>
      <w:proofErr w:type="gramEnd"/>
      <w:r w:rsidR="00353C18">
        <w:rPr>
          <w:rFonts w:cs="Monaco"/>
          <w:szCs w:val="32"/>
        </w:rPr>
        <w:t xml:space="preserve"> incorrect</w:t>
      </w:r>
      <w:r w:rsidR="009F039E">
        <w:rPr>
          <w:rFonts w:cs="Monaco"/>
          <w:szCs w:val="32"/>
        </w:rPr>
        <w:t xml:space="preserve">. </w:t>
      </w:r>
      <w:r w:rsidR="000779BB">
        <w:rPr>
          <w:rFonts w:cs="Monaco"/>
          <w:szCs w:val="32"/>
        </w:rPr>
        <w:t xml:space="preserve">One of the most common </w:t>
      </w:r>
      <w:r w:rsidR="003F3CF5">
        <w:rPr>
          <w:rFonts w:cs="Monaco"/>
          <w:szCs w:val="32"/>
        </w:rPr>
        <w:t>misconceptions (</w:t>
      </w:r>
      <w:r w:rsidR="007F6AEE">
        <w:rPr>
          <w:rFonts w:cs="Times New Roman"/>
          <w:color w:val="000000"/>
          <w:szCs w:val="24"/>
        </w:rPr>
        <w:t>Allie et al.</w:t>
      </w:r>
      <w:r w:rsidR="00C80FFB">
        <w:rPr>
          <w:rFonts w:cs="Times New Roman"/>
          <w:color w:val="000000"/>
          <w:szCs w:val="24"/>
        </w:rPr>
        <w:t>,</w:t>
      </w:r>
      <w:r w:rsidR="007F6AEE">
        <w:rPr>
          <w:rFonts w:cs="Times New Roman"/>
          <w:color w:val="000000"/>
          <w:szCs w:val="24"/>
        </w:rPr>
        <w:t xml:space="preserve"> 19</w:t>
      </w:r>
      <w:r w:rsidR="00C80FFB">
        <w:rPr>
          <w:rFonts w:cs="Times New Roman"/>
          <w:color w:val="000000"/>
          <w:szCs w:val="24"/>
        </w:rPr>
        <w:t>98;</w:t>
      </w:r>
      <w:r w:rsidR="007F6AEE">
        <w:rPr>
          <w:rFonts w:cs="Times New Roman"/>
          <w:color w:val="000000"/>
          <w:szCs w:val="24"/>
        </w:rPr>
        <w:t xml:space="preserve"> </w:t>
      </w:r>
      <w:proofErr w:type="spellStart"/>
      <w:r w:rsidR="007F6AEE" w:rsidRPr="003462CD">
        <w:rPr>
          <w:rFonts w:cs="Monaco"/>
          <w:szCs w:val="32"/>
        </w:rPr>
        <w:t>Deardorff</w:t>
      </w:r>
      <w:proofErr w:type="spellEnd"/>
      <w:r w:rsidR="00C80FFB">
        <w:rPr>
          <w:rFonts w:cs="Monaco"/>
          <w:szCs w:val="32"/>
        </w:rPr>
        <w:t>,</w:t>
      </w:r>
      <w:r w:rsidR="007F6AEE" w:rsidRPr="003462CD">
        <w:rPr>
          <w:rFonts w:cs="Monaco"/>
          <w:szCs w:val="32"/>
        </w:rPr>
        <w:t xml:space="preserve"> </w:t>
      </w:r>
      <w:r w:rsidR="007F6AEE">
        <w:rPr>
          <w:rFonts w:cs="Monaco"/>
          <w:szCs w:val="32"/>
        </w:rPr>
        <w:t>2001</w:t>
      </w:r>
      <w:r w:rsidR="003F3CF5">
        <w:rPr>
          <w:rFonts w:cs="Monaco"/>
          <w:szCs w:val="32"/>
        </w:rPr>
        <w:t>)</w:t>
      </w:r>
      <w:r w:rsidR="000779BB">
        <w:rPr>
          <w:rFonts w:cs="Monaco"/>
          <w:szCs w:val="32"/>
        </w:rPr>
        <w:t xml:space="preserve"> </w:t>
      </w:r>
      <w:r w:rsidR="003F3CF5">
        <w:rPr>
          <w:rFonts w:cs="Monaco"/>
          <w:szCs w:val="32"/>
        </w:rPr>
        <w:t xml:space="preserve">is </w:t>
      </w:r>
      <w:ins w:id="22" w:author="Author">
        <w:r w:rsidR="007B19E0">
          <w:rPr>
            <w:rFonts w:cs="Monaco"/>
            <w:szCs w:val="32"/>
          </w:rPr>
          <w:t xml:space="preserve">that </w:t>
        </w:r>
      </w:ins>
      <w:r w:rsidR="00353C18">
        <w:rPr>
          <w:rFonts w:cs="Monaco"/>
          <w:szCs w:val="32"/>
        </w:rPr>
        <w:t xml:space="preserve">the correct weight of an item is the </w:t>
      </w:r>
      <w:r w:rsidR="003F3CF5">
        <w:rPr>
          <w:rFonts w:cs="Monaco"/>
          <w:szCs w:val="32"/>
        </w:rPr>
        <w:t xml:space="preserve">measurement </w:t>
      </w:r>
      <w:r w:rsidR="00353C18">
        <w:rPr>
          <w:rFonts w:cs="Monaco"/>
          <w:szCs w:val="32"/>
        </w:rPr>
        <w:t xml:space="preserve">that </w:t>
      </w:r>
      <w:r w:rsidR="00373902">
        <w:rPr>
          <w:rFonts w:cs="Monaco"/>
          <w:szCs w:val="32"/>
        </w:rPr>
        <w:t>was obtained</w:t>
      </w:r>
      <w:r w:rsidR="003F3CF5">
        <w:rPr>
          <w:rFonts w:cs="Monaco"/>
          <w:szCs w:val="32"/>
        </w:rPr>
        <w:t xml:space="preserve"> repeatedly </w:t>
      </w:r>
      <w:r w:rsidR="00373902">
        <w:rPr>
          <w:rFonts w:cs="Monaco"/>
          <w:szCs w:val="32"/>
        </w:rPr>
        <w:t>through multiple measurements.</w:t>
      </w:r>
      <w:r w:rsidR="006C560A">
        <w:rPr>
          <w:rFonts w:cs="Monaco"/>
          <w:szCs w:val="32"/>
        </w:rPr>
        <w:t xml:space="preserve"> </w:t>
      </w:r>
      <w:commentRangeStart w:id="23"/>
      <w:del w:id="24" w:author="Author">
        <w:r w:rsidR="008E6FCF" w:rsidDel="007B19E0">
          <w:rPr>
            <w:rFonts w:cs="Monaco"/>
            <w:szCs w:val="32"/>
          </w:rPr>
          <w:delText>D</w:delText>
        </w:r>
        <w:r w:rsidRPr="003462CD" w:rsidDel="007B19E0">
          <w:rPr>
            <w:rFonts w:cs="Monaco"/>
            <w:szCs w:val="32"/>
          </w:rPr>
          <w:delText>ata analysis techniques</w:delText>
        </w:r>
      </w:del>
      <w:ins w:id="25" w:author="Author">
        <w:r w:rsidR="007B19E0">
          <w:rPr>
            <w:rFonts w:cs="Monaco"/>
            <w:szCs w:val="32"/>
          </w:rPr>
          <w:t>Measurement results</w:t>
        </w:r>
      </w:ins>
      <w:r w:rsidRPr="003462CD">
        <w:rPr>
          <w:rFonts w:cs="Monaco"/>
          <w:szCs w:val="32"/>
        </w:rPr>
        <w:t xml:space="preserve">, </w:t>
      </w:r>
      <w:r w:rsidR="00AC0D28">
        <w:rPr>
          <w:rFonts w:cs="Monaco"/>
          <w:szCs w:val="32"/>
        </w:rPr>
        <w:t>of course</w:t>
      </w:r>
      <w:r w:rsidRPr="003462CD">
        <w:rPr>
          <w:rFonts w:cs="Monaco"/>
          <w:szCs w:val="32"/>
        </w:rPr>
        <w:t>, are only as accur</w:t>
      </w:r>
      <w:r w:rsidR="008E6FCF">
        <w:rPr>
          <w:rFonts w:cs="Monaco"/>
          <w:szCs w:val="32"/>
        </w:rPr>
        <w:t xml:space="preserve">ate </w:t>
      </w:r>
      <w:del w:id="26" w:author="Author">
        <w:r w:rsidR="008E6FCF" w:rsidDel="007B19E0">
          <w:rPr>
            <w:rFonts w:cs="Monaco"/>
            <w:szCs w:val="32"/>
          </w:rPr>
          <w:delText xml:space="preserve">and precise </w:delText>
        </w:r>
      </w:del>
      <w:r w:rsidR="008E6FCF">
        <w:rPr>
          <w:rFonts w:cs="Monaco"/>
          <w:szCs w:val="32"/>
        </w:rPr>
        <w:t>as the data</w:t>
      </w:r>
      <w:r w:rsidRPr="003462CD">
        <w:rPr>
          <w:rFonts w:cs="Monaco"/>
          <w:szCs w:val="32"/>
        </w:rPr>
        <w:t xml:space="preserve"> we use to perform the analysis. </w:t>
      </w:r>
      <w:commentRangeEnd w:id="23"/>
      <w:r w:rsidR="003E27D8">
        <w:rPr>
          <w:rStyle w:val="CommentReference"/>
        </w:rPr>
        <w:commentReference w:id="23"/>
      </w:r>
      <w:r w:rsidRPr="003462CD">
        <w:rPr>
          <w:rFonts w:cs="Monaco"/>
          <w:szCs w:val="32"/>
        </w:rPr>
        <w:t>Because data analysis is at the center of most introductory level statistics courses, it seems natural to address the existence of</w:t>
      </w:r>
      <w:r w:rsidR="0094458B">
        <w:rPr>
          <w:rFonts w:cs="Monaco"/>
          <w:szCs w:val="32"/>
        </w:rPr>
        <w:t xml:space="preserve"> </w:t>
      </w:r>
      <w:r w:rsidRPr="003462CD">
        <w:rPr>
          <w:rFonts w:cs="Monaco"/>
          <w:szCs w:val="32"/>
        </w:rPr>
        <w:t>measureme</w:t>
      </w:r>
      <w:r w:rsidR="00800CA8">
        <w:rPr>
          <w:rFonts w:cs="Monaco"/>
          <w:szCs w:val="32"/>
        </w:rPr>
        <w:t>nt error and how it plays into</w:t>
      </w:r>
      <w:r w:rsidRPr="003462CD">
        <w:rPr>
          <w:rFonts w:cs="Monaco"/>
          <w:szCs w:val="32"/>
        </w:rPr>
        <w:t xml:space="preserve"> data analysis.</w:t>
      </w:r>
    </w:p>
    <w:p w14:paraId="10AB8C83" w14:textId="77777777" w:rsidR="00474CB9" w:rsidRDefault="00474CB9" w:rsidP="00520F7D">
      <w:pPr>
        <w:widowControl w:val="0"/>
        <w:autoSpaceDE w:val="0"/>
        <w:autoSpaceDN w:val="0"/>
        <w:adjustRightInd w:val="0"/>
        <w:spacing w:line="240" w:lineRule="auto"/>
        <w:contextualSpacing/>
        <w:rPr>
          <w:rFonts w:cs="Monaco"/>
          <w:szCs w:val="32"/>
        </w:rPr>
      </w:pPr>
    </w:p>
    <w:p w14:paraId="203A33C4" w14:textId="6DB499C9" w:rsidR="005F4856" w:rsidRDefault="003462CD" w:rsidP="00520F7D">
      <w:pPr>
        <w:widowControl w:val="0"/>
        <w:autoSpaceDE w:val="0"/>
        <w:autoSpaceDN w:val="0"/>
        <w:adjustRightInd w:val="0"/>
        <w:spacing w:line="240" w:lineRule="auto"/>
        <w:contextualSpacing/>
        <w:rPr>
          <w:rFonts w:cs="Monaco"/>
          <w:szCs w:val="32"/>
        </w:rPr>
      </w:pPr>
      <w:r w:rsidRPr="003462CD">
        <w:rPr>
          <w:rFonts w:cs="Monaco"/>
          <w:szCs w:val="32"/>
        </w:rPr>
        <w:lastRenderedPageBreak/>
        <w:t xml:space="preserve">Garfield and Gal (1999) </w:t>
      </w:r>
      <w:r w:rsidR="007F6AEE">
        <w:rPr>
          <w:rFonts w:cs="Monaco"/>
          <w:szCs w:val="32"/>
        </w:rPr>
        <w:t>assert</w:t>
      </w:r>
      <w:r w:rsidR="007F6AEE" w:rsidRPr="003462CD">
        <w:rPr>
          <w:rFonts w:cs="Monaco"/>
          <w:szCs w:val="32"/>
        </w:rPr>
        <w:t xml:space="preserve"> </w:t>
      </w:r>
      <w:r w:rsidRPr="003462CD">
        <w:rPr>
          <w:rFonts w:cs="Monaco"/>
          <w:szCs w:val="32"/>
        </w:rPr>
        <w:t xml:space="preserve">that the notion of measurement error is one of the “big ideas” </w:t>
      </w:r>
      <w:r w:rsidR="00AC0D28">
        <w:rPr>
          <w:rFonts w:cs="Monaco"/>
          <w:szCs w:val="32"/>
        </w:rPr>
        <w:t>for</w:t>
      </w:r>
      <w:r w:rsidR="00AC0D28" w:rsidRPr="003462CD">
        <w:rPr>
          <w:rFonts w:cs="Monaco"/>
          <w:szCs w:val="32"/>
        </w:rPr>
        <w:t xml:space="preserve"> </w:t>
      </w:r>
      <w:r w:rsidRPr="003462CD">
        <w:rPr>
          <w:rFonts w:cs="Monaco"/>
          <w:szCs w:val="32"/>
        </w:rPr>
        <w:t xml:space="preserve">understanding statistical investigation, </w:t>
      </w:r>
      <w:r w:rsidR="00AC0D28">
        <w:rPr>
          <w:rFonts w:cs="Monaco"/>
          <w:szCs w:val="32"/>
        </w:rPr>
        <w:t>which</w:t>
      </w:r>
      <w:r w:rsidR="00AC0D28" w:rsidRPr="003462CD">
        <w:rPr>
          <w:rFonts w:cs="Monaco"/>
          <w:szCs w:val="32"/>
        </w:rPr>
        <w:t xml:space="preserve"> </w:t>
      </w:r>
      <w:r w:rsidRPr="003462CD">
        <w:rPr>
          <w:rFonts w:cs="Monaco"/>
          <w:szCs w:val="32"/>
        </w:rPr>
        <w:t xml:space="preserve">they list as a </w:t>
      </w:r>
      <w:r w:rsidR="00855D07">
        <w:rPr>
          <w:rFonts w:cs="Monaco"/>
          <w:szCs w:val="32"/>
        </w:rPr>
        <w:t>widely</w:t>
      </w:r>
      <w:r w:rsidR="00855D07" w:rsidRPr="003462CD">
        <w:rPr>
          <w:rFonts w:cs="Monaco"/>
          <w:szCs w:val="32"/>
        </w:rPr>
        <w:t xml:space="preserve"> </w:t>
      </w:r>
      <w:r w:rsidRPr="003462CD">
        <w:rPr>
          <w:rFonts w:cs="Monaco"/>
          <w:szCs w:val="32"/>
        </w:rPr>
        <w:t xml:space="preserve">accepted learning goal for statistics students. </w:t>
      </w:r>
      <w:r w:rsidR="0078733F">
        <w:rPr>
          <w:rFonts w:cs="Monaco"/>
          <w:szCs w:val="32"/>
        </w:rPr>
        <w:t>Nevertheless, the topic has not received much attention</w:t>
      </w:r>
      <w:r w:rsidR="00E70C98">
        <w:rPr>
          <w:rFonts w:cs="Monaco"/>
          <w:szCs w:val="32"/>
        </w:rPr>
        <w:t>,</w:t>
      </w:r>
      <w:r w:rsidR="0078733F">
        <w:rPr>
          <w:rFonts w:cs="Monaco"/>
          <w:szCs w:val="32"/>
        </w:rPr>
        <w:t xml:space="preserve"> which might simply be a result of an already dense curriculum in </w:t>
      </w:r>
      <w:del w:id="27" w:author="Author">
        <w:r w:rsidR="0078733F" w:rsidDel="003E27D8">
          <w:rPr>
            <w:rFonts w:cs="Monaco"/>
            <w:szCs w:val="32"/>
          </w:rPr>
          <w:delText xml:space="preserve">the </w:delText>
        </w:r>
      </w:del>
      <w:r w:rsidR="0078733F">
        <w:rPr>
          <w:rFonts w:cs="Monaco"/>
          <w:szCs w:val="32"/>
        </w:rPr>
        <w:t>statistical training at both the K-12 and college level</w:t>
      </w:r>
      <w:ins w:id="28" w:author="Author">
        <w:r w:rsidR="003E27D8">
          <w:rPr>
            <w:rFonts w:cs="Monaco"/>
            <w:szCs w:val="32"/>
          </w:rPr>
          <w:t>s</w:t>
        </w:r>
      </w:ins>
      <w:r w:rsidR="0078733F">
        <w:rPr>
          <w:rFonts w:cs="Monaco"/>
          <w:szCs w:val="32"/>
        </w:rPr>
        <w:t xml:space="preserve">. </w:t>
      </w:r>
      <w:r w:rsidRPr="003462CD">
        <w:rPr>
          <w:rFonts w:cs="Monaco"/>
          <w:szCs w:val="32"/>
        </w:rPr>
        <w:t>Other disciplines, such as physics and chemistry</w:t>
      </w:r>
      <w:ins w:id="29" w:author="Dr. Michelle Everson" w:date="2013-11-17T09:47:00Z">
        <w:r w:rsidR="00CE3AD3">
          <w:rPr>
            <w:rFonts w:cs="Monaco"/>
            <w:szCs w:val="32"/>
          </w:rPr>
          <w:t>,</w:t>
        </w:r>
      </w:ins>
      <w:r w:rsidRPr="003462CD">
        <w:rPr>
          <w:rFonts w:cs="Monaco"/>
          <w:szCs w:val="32"/>
        </w:rPr>
        <w:t xml:space="preserve"> have </w:t>
      </w:r>
      <w:r w:rsidR="002F2C57">
        <w:rPr>
          <w:rFonts w:cs="Monaco"/>
          <w:szCs w:val="32"/>
        </w:rPr>
        <w:t xml:space="preserve">already </w:t>
      </w:r>
      <w:r w:rsidRPr="003462CD">
        <w:rPr>
          <w:rFonts w:cs="Monaco"/>
          <w:szCs w:val="32"/>
        </w:rPr>
        <w:t xml:space="preserve">recognized the importance of this topic. In these sciences, </w:t>
      </w:r>
      <w:r w:rsidR="0090401A">
        <w:rPr>
          <w:rFonts w:cs="Monaco"/>
          <w:szCs w:val="32"/>
        </w:rPr>
        <w:t xml:space="preserve">published </w:t>
      </w:r>
      <w:r w:rsidRPr="003462CD">
        <w:rPr>
          <w:rFonts w:cs="Monaco"/>
          <w:szCs w:val="32"/>
        </w:rPr>
        <w:t>introductory</w:t>
      </w:r>
      <w:r w:rsidR="00AC0D28">
        <w:rPr>
          <w:rFonts w:cs="Monaco"/>
          <w:szCs w:val="32"/>
        </w:rPr>
        <w:t xml:space="preserve">-level </w:t>
      </w:r>
      <w:r w:rsidRPr="003462CD">
        <w:rPr>
          <w:rFonts w:cs="Monaco"/>
          <w:szCs w:val="32"/>
        </w:rPr>
        <w:t xml:space="preserve">learning materials </w:t>
      </w:r>
      <w:r w:rsidR="002F2C57">
        <w:rPr>
          <w:rFonts w:cs="Monaco"/>
          <w:szCs w:val="32"/>
        </w:rPr>
        <w:t>are available</w:t>
      </w:r>
      <w:r w:rsidRPr="003462CD">
        <w:rPr>
          <w:rFonts w:cs="Monaco"/>
          <w:szCs w:val="32"/>
        </w:rPr>
        <w:t xml:space="preserve"> to </w:t>
      </w:r>
      <w:r w:rsidR="00574349" w:rsidRPr="003462CD">
        <w:rPr>
          <w:rFonts w:cs="Monaco"/>
          <w:szCs w:val="32"/>
        </w:rPr>
        <w:t>a</w:t>
      </w:r>
      <w:r w:rsidR="00574349">
        <w:rPr>
          <w:rFonts w:cs="Monaco"/>
          <w:szCs w:val="32"/>
        </w:rPr>
        <w:t>ssist</w:t>
      </w:r>
      <w:r w:rsidR="00574349" w:rsidRPr="003462CD">
        <w:rPr>
          <w:rFonts w:cs="Monaco"/>
          <w:szCs w:val="32"/>
        </w:rPr>
        <w:t xml:space="preserve"> </w:t>
      </w:r>
      <w:r w:rsidRPr="003462CD">
        <w:rPr>
          <w:rFonts w:cs="Monaco"/>
          <w:szCs w:val="32"/>
        </w:rPr>
        <w:t xml:space="preserve">students in </w:t>
      </w:r>
      <w:r w:rsidR="00574349">
        <w:rPr>
          <w:rFonts w:cs="Monaco"/>
          <w:szCs w:val="32"/>
        </w:rPr>
        <w:t xml:space="preserve">learning about </w:t>
      </w:r>
      <w:r w:rsidRPr="003462CD">
        <w:rPr>
          <w:rFonts w:cs="Monaco"/>
          <w:szCs w:val="32"/>
        </w:rPr>
        <w:t>experimental error</w:t>
      </w:r>
      <w:del w:id="30" w:author="Dr. Michelle Everson" w:date="2013-11-17T09:47:00Z">
        <w:r w:rsidRPr="003462CD" w:rsidDel="00CE3AD3">
          <w:rPr>
            <w:rFonts w:cs="Monaco"/>
            <w:szCs w:val="32"/>
          </w:rPr>
          <w:delText>,</w:delText>
        </w:r>
      </w:del>
      <w:ins w:id="31" w:author="Dr. Michelle Everson" w:date="2013-11-17T09:47:00Z">
        <w:r w:rsidR="00CE3AD3">
          <w:rPr>
            <w:rFonts w:cs="Monaco"/>
            <w:szCs w:val="32"/>
          </w:rPr>
          <w:t>(</w:t>
        </w:r>
      </w:ins>
      <w:r w:rsidRPr="003462CD">
        <w:rPr>
          <w:rFonts w:cs="Monaco"/>
          <w:szCs w:val="32"/>
        </w:rPr>
        <w:t xml:space="preserve"> see for example </w:t>
      </w:r>
      <w:proofErr w:type="spellStart"/>
      <w:r w:rsidRPr="003462CD">
        <w:rPr>
          <w:rFonts w:cs="Monaco"/>
          <w:szCs w:val="32"/>
        </w:rPr>
        <w:t>Deardorff</w:t>
      </w:r>
      <w:proofErr w:type="spellEnd"/>
      <w:r w:rsidRPr="003462CD">
        <w:rPr>
          <w:rFonts w:cs="Monaco"/>
          <w:szCs w:val="32"/>
        </w:rPr>
        <w:t xml:space="preserve"> (2001), </w:t>
      </w:r>
      <w:proofErr w:type="spellStart"/>
      <w:r w:rsidRPr="003462CD">
        <w:rPr>
          <w:rFonts w:cs="Monaco"/>
          <w:szCs w:val="32"/>
        </w:rPr>
        <w:t>Pillay</w:t>
      </w:r>
      <w:proofErr w:type="spellEnd"/>
      <w:r w:rsidRPr="003462CD">
        <w:rPr>
          <w:rFonts w:cs="Monaco"/>
          <w:szCs w:val="32"/>
        </w:rPr>
        <w:t xml:space="preserve"> et al. (2008)</w:t>
      </w:r>
      <w:r w:rsidR="00E67D4B">
        <w:rPr>
          <w:rFonts w:cs="Monaco"/>
          <w:szCs w:val="32"/>
        </w:rPr>
        <w:t xml:space="preserve">, </w:t>
      </w:r>
      <w:proofErr w:type="spellStart"/>
      <w:r w:rsidR="00E67D4B">
        <w:rPr>
          <w:rFonts w:cs="Monaco"/>
          <w:szCs w:val="32"/>
        </w:rPr>
        <w:t>Buffler</w:t>
      </w:r>
      <w:proofErr w:type="spellEnd"/>
      <w:r w:rsidR="00E67D4B">
        <w:rPr>
          <w:rFonts w:cs="Monaco"/>
          <w:szCs w:val="32"/>
        </w:rPr>
        <w:t xml:space="preserve"> et al. (2009)</w:t>
      </w:r>
      <w:r w:rsidRPr="003462CD">
        <w:rPr>
          <w:rFonts w:cs="Monaco"/>
          <w:szCs w:val="32"/>
        </w:rPr>
        <w:t xml:space="preserve"> in introductory physics or</w:t>
      </w:r>
      <w:r w:rsidR="006C18DF">
        <w:rPr>
          <w:rFonts w:cs="Monaco"/>
          <w:szCs w:val="32"/>
        </w:rPr>
        <w:t xml:space="preserve"> </w:t>
      </w:r>
      <w:proofErr w:type="spellStart"/>
      <w:r w:rsidRPr="003462CD">
        <w:rPr>
          <w:rFonts w:cs="Monaco"/>
          <w:szCs w:val="32"/>
        </w:rPr>
        <w:t>Zipp</w:t>
      </w:r>
      <w:proofErr w:type="spellEnd"/>
      <w:r w:rsidRPr="003462CD">
        <w:rPr>
          <w:rFonts w:cs="Monaco"/>
          <w:szCs w:val="32"/>
        </w:rPr>
        <w:t xml:space="preserve"> (1992), Kimbrough and </w:t>
      </w:r>
      <w:proofErr w:type="spellStart"/>
      <w:r w:rsidRPr="003462CD">
        <w:rPr>
          <w:rFonts w:cs="Monaco"/>
          <w:szCs w:val="32"/>
        </w:rPr>
        <w:t>Meglen</w:t>
      </w:r>
      <w:proofErr w:type="spellEnd"/>
      <w:r w:rsidRPr="003462CD">
        <w:rPr>
          <w:rFonts w:cs="Monaco"/>
          <w:szCs w:val="32"/>
        </w:rPr>
        <w:t xml:space="preserve"> (1994)</w:t>
      </w:r>
      <w:r w:rsidR="00E67D4B">
        <w:rPr>
          <w:rFonts w:cs="Monaco"/>
          <w:szCs w:val="32"/>
        </w:rPr>
        <w:t xml:space="preserve">, </w:t>
      </w:r>
      <w:proofErr w:type="spellStart"/>
      <w:r w:rsidR="00A12DD7">
        <w:rPr>
          <w:rFonts w:cs="Monaco"/>
          <w:szCs w:val="32"/>
        </w:rPr>
        <w:t>Prilliman</w:t>
      </w:r>
      <w:proofErr w:type="spellEnd"/>
      <w:r w:rsidR="00A12DD7">
        <w:rPr>
          <w:rFonts w:cs="Monaco"/>
          <w:szCs w:val="32"/>
        </w:rPr>
        <w:t xml:space="preserve"> (2012)</w:t>
      </w:r>
      <w:r w:rsidRPr="003462CD">
        <w:rPr>
          <w:rFonts w:cs="Monaco"/>
          <w:szCs w:val="32"/>
        </w:rPr>
        <w:t xml:space="preserve"> in chemistry</w:t>
      </w:r>
      <w:ins w:id="32" w:author="Dr. Michelle Everson" w:date="2013-11-17T09:47:00Z">
        <w:r w:rsidR="00CE3AD3">
          <w:rPr>
            <w:rFonts w:cs="Monaco"/>
            <w:szCs w:val="32"/>
          </w:rPr>
          <w:t>)</w:t>
        </w:r>
      </w:ins>
      <w:r w:rsidRPr="003462CD">
        <w:rPr>
          <w:rFonts w:cs="Monaco"/>
          <w:szCs w:val="32"/>
        </w:rPr>
        <w:t xml:space="preserve">. </w:t>
      </w:r>
    </w:p>
    <w:p w14:paraId="73E0A630" w14:textId="77777777" w:rsidR="005F4856" w:rsidRDefault="005F4856" w:rsidP="00520F7D">
      <w:pPr>
        <w:widowControl w:val="0"/>
        <w:autoSpaceDE w:val="0"/>
        <w:autoSpaceDN w:val="0"/>
        <w:adjustRightInd w:val="0"/>
        <w:spacing w:line="240" w:lineRule="auto"/>
        <w:contextualSpacing/>
        <w:rPr>
          <w:rFonts w:cs="Monaco"/>
          <w:szCs w:val="32"/>
        </w:rPr>
      </w:pPr>
    </w:p>
    <w:p w14:paraId="0C54844A" w14:textId="447CB4AC" w:rsidR="00FD0E4E" w:rsidRDefault="003462CD" w:rsidP="00520F7D">
      <w:pPr>
        <w:widowControl w:val="0"/>
        <w:autoSpaceDE w:val="0"/>
        <w:autoSpaceDN w:val="0"/>
        <w:adjustRightInd w:val="0"/>
        <w:spacing w:line="240" w:lineRule="auto"/>
        <w:contextualSpacing/>
        <w:rPr>
          <w:rFonts w:cs="Monaco"/>
          <w:szCs w:val="32"/>
        </w:rPr>
      </w:pPr>
      <w:r w:rsidRPr="003462CD">
        <w:rPr>
          <w:rFonts w:cs="Monaco"/>
          <w:szCs w:val="32"/>
        </w:rPr>
        <w:t>Measurement</w:t>
      </w:r>
      <w:r w:rsidR="001E0271">
        <w:rPr>
          <w:rFonts w:cs="Monaco"/>
          <w:szCs w:val="32"/>
        </w:rPr>
        <w:t xml:space="preserve"> variability </w:t>
      </w:r>
      <w:r w:rsidRPr="003462CD">
        <w:rPr>
          <w:rFonts w:cs="Monaco"/>
          <w:szCs w:val="32"/>
        </w:rPr>
        <w:t xml:space="preserve">is direct </w:t>
      </w:r>
      <w:r w:rsidR="004D2FB2">
        <w:rPr>
          <w:rFonts w:cs="Monaco"/>
          <w:szCs w:val="32"/>
        </w:rPr>
        <w:t>evidence</w:t>
      </w:r>
      <w:r w:rsidR="004D2FB2" w:rsidRPr="003462CD">
        <w:rPr>
          <w:rFonts w:cs="Monaco"/>
          <w:szCs w:val="32"/>
        </w:rPr>
        <w:t xml:space="preserve"> </w:t>
      </w:r>
      <w:r w:rsidRPr="003462CD">
        <w:rPr>
          <w:rFonts w:cs="Monaco"/>
          <w:szCs w:val="32"/>
        </w:rPr>
        <w:t>of</w:t>
      </w:r>
      <w:r w:rsidR="00AC0D28">
        <w:rPr>
          <w:rFonts w:cs="Monaco"/>
          <w:szCs w:val="32"/>
        </w:rPr>
        <w:t xml:space="preserve"> the statistical concept of variability</w:t>
      </w:r>
      <w:r w:rsidRPr="003462CD">
        <w:rPr>
          <w:rFonts w:cs="Monaco"/>
          <w:szCs w:val="32"/>
        </w:rPr>
        <w:t xml:space="preserve">. </w:t>
      </w:r>
      <w:r w:rsidR="008B5C40">
        <w:rPr>
          <w:rFonts w:cs="Monaco"/>
          <w:szCs w:val="32"/>
        </w:rPr>
        <w:t>If students become a</w:t>
      </w:r>
      <w:r w:rsidR="00FB5161">
        <w:rPr>
          <w:rFonts w:cs="Monaco"/>
          <w:szCs w:val="32"/>
        </w:rPr>
        <w:t xml:space="preserve">ware of the existence of measurement variability </w:t>
      </w:r>
      <w:r w:rsidR="008B5C40">
        <w:rPr>
          <w:rFonts w:cs="Monaco"/>
          <w:szCs w:val="32"/>
        </w:rPr>
        <w:t xml:space="preserve">then they satisfy </w:t>
      </w:r>
      <w:r w:rsidR="0020224A">
        <w:rPr>
          <w:rFonts w:cs="Monaco"/>
          <w:szCs w:val="32"/>
        </w:rPr>
        <w:t xml:space="preserve">one of the fundamental </w:t>
      </w:r>
      <w:r w:rsidR="00FB5161">
        <w:rPr>
          <w:rFonts w:cs="Monaco"/>
          <w:szCs w:val="32"/>
        </w:rPr>
        <w:t xml:space="preserve">principles of understanding variation: </w:t>
      </w:r>
      <w:r w:rsidR="001313A5">
        <w:rPr>
          <w:rFonts w:cs="Monaco"/>
          <w:szCs w:val="32"/>
        </w:rPr>
        <w:t xml:space="preserve">realness of </w:t>
      </w:r>
      <w:r w:rsidR="0020224A">
        <w:rPr>
          <w:rFonts w:cs="Monaco"/>
          <w:szCs w:val="32"/>
        </w:rPr>
        <w:t xml:space="preserve">variation in </w:t>
      </w:r>
      <w:r w:rsidR="008B5C40">
        <w:rPr>
          <w:rFonts w:cs="Monaco"/>
          <w:szCs w:val="32"/>
        </w:rPr>
        <w:t xml:space="preserve">all </w:t>
      </w:r>
      <w:r w:rsidR="0020224A">
        <w:rPr>
          <w:rFonts w:cs="Monaco"/>
          <w:szCs w:val="32"/>
        </w:rPr>
        <w:t>data (</w:t>
      </w:r>
      <w:r w:rsidR="00AF3A4E">
        <w:rPr>
          <w:rFonts w:cs="Monaco"/>
          <w:szCs w:val="32"/>
        </w:rPr>
        <w:t>c</w:t>
      </w:r>
      <w:r w:rsidR="003A0563">
        <w:rPr>
          <w:rFonts w:cs="Monaco"/>
          <w:szCs w:val="32"/>
        </w:rPr>
        <w:t xml:space="preserve">f., Moore, 1990; Wild &amp; Pfannkuch, 1999; Garfield </w:t>
      </w:r>
      <w:r w:rsidR="00B464D5">
        <w:rPr>
          <w:rFonts w:cs="Monaco"/>
          <w:szCs w:val="32"/>
        </w:rPr>
        <w:t xml:space="preserve">&amp; Ben-Zvi, 2005; Read &amp; Reading, </w:t>
      </w:r>
      <w:r w:rsidR="003A0563">
        <w:rPr>
          <w:rFonts w:cs="Monaco"/>
          <w:szCs w:val="32"/>
        </w:rPr>
        <w:t>2008</w:t>
      </w:r>
      <w:r w:rsidR="001859C2">
        <w:rPr>
          <w:rFonts w:cs="Monaco"/>
          <w:szCs w:val="32"/>
        </w:rPr>
        <w:t>;</w:t>
      </w:r>
      <w:r w:rsidR="003A0563">
        <w:rPr>
          <w:rFonts w:cs="Monaco"/>
          <w:szCs w:val="32"/>
        </w:rPr>
        <w:t xml:space="preserve"> or Peters, 2011</w:t>
      </w:r>
      <w:r w:rsidR="0020224A">
        <w:rPr>
          <w:rFonts w:cs="Monaco"/>
          <w:szCs w:val="32"/>
        </w:rPr>
        <w:t xml:space="preserve">). </w:t>
      </w:r>
      <w:r w:rsidR="004D7713">
        <w:rPr>
          <w:rFonts w:cs="Monaco"/>
          <w:szCs w:val="32"/>
        </w:rPr>
        <w:t>Wild and Pfannkuch (1999) include sources of variation such as measurement devices and operators (“Measurers</w:t>
      </w:r>
      <w:ins w:id="33" w:author="Dr. Michelle Everson" w:date="2013-11-17T09:47:00Z">
        <w:r w:rsidR="00CE3AD3">
          <w:rPr>
            <w:rFonts w:cs="Monaco"/>
            <w:szCs w:val="32"/>
          </w:rPr>
          <w:t>,</w:t>
        </w:r>
      </w:ins>
      <w:r w:rsidR="004D7713">
        <w:rPr>
          <w:rFonts w:cs="Monaco"/>
          <w:szCs w:val="32"/>
        </w:rPr>
        <w:t>”</w:t>
      </w:r>
      <w:del w:id="34" w:author="Dr. Michelle Everson" w:date="2013-11-17T09:47:00Z">
        <w:r w:rsidR="004D7713" w:rsidDel="00CE3AD3">
          <w:rPr>
            <w:rFonts w:cs="Monaco"/>
            <w:szCs w:val="32"/>
          </w:rPr>
          <w:delText>,</w:delText>
        </w:r>
      </w:del>
      <w:r w:rsidR="004D7713">
        <w:rPr>
          <w:rFonts w:cs="Monaco"/>
          <w:szCs w:val="32"/>
        </w:rPr>
        <w:t xml:space="preserve"> p. 235) as part of the ever-present variability in data. </w:t>
      </w:r>
      <w:r w:rsidR="001E0271">
        <w:rPr>
          <w:rFonts w:cs="Monaco"/>
          <w:szCs w:val="32"/>
        </w:rPr>
        <w:t>Peters (2011) list</w:t>
      </w:r>
      <w:r w:rsidR="00B41160">
        <w:rPr>
          <w:rFonts w:cs="Monaco"/>
          <w:szCs w:val="32"/>
        </w:rPr>
        <w:t>s</w:t>
      </w:r>
      <w:r w:rsidR="001E0271">
        <w:rPr>
          <w:rFonts w:cs="Monaco"/>
          <w:szCs w:val="32"/>
        </w:rPr>
        <w:t xml:space="preserve"> the “anticipation of possible sources of variability (such as measurement variability)” as one </w:t>
      </w:r>
      <w:r w:rsidR="00725191">
        <w:rPr>
          <w:rFonts w:cs="Monaco"/>
          <w:szCs w:val="32"/>
        </w:rPr>
        <w:t xml:space="preserve">of four </w:t>
      </w:r>
      <w:r w:rsidR="001E0271">
        <w:rPr>
          <w:rFonts w:cs="Monaco"/>
          <w:szCs w:val="32"/>
        </w:rPr>
        <w:t>item</w:t>
      </w:r>
      <w:r w:rsidR="00725191">
        <w:rPr>
          <w:rFonts w:cs="Monaco"/>
          <w:szCs w:val="32"/>
        </w:rPr>
        <w:t>s</w:t>
      </w:r>
      <w:r w:rsidR="001E0271">
        <w:rPr>
          <w:rFonts w:cs="Monaco"/>
          <w:szCs w:val="32"/>
        </w:rPr>
        <w:t xml:space="preserve"> </w:t>
      </w:r>
      <w:r w:rsidR="00B41160">
        <w:rPr>
          <w:rFonts w:cs="Monaco"/>
          <w:szCs w:val="32"/>
        </w:rPr>
        <w:t>necessary to reason</w:t>
      </w:r>
      <w:r w:rsidR="001E0271">
        <w:rPr>
          <w:rFonts w:cs="Monaco"/>
          <w:szCs w:val="32"/>
        </w:rPr>
        <w:t xml:space="preserve"> about variation in the context </w:t>
      </w:r>
      <w:r w:rsidR="00B41160">
        <w:rPr>
          <w:rFonts w:cs="Monaco"/>
          <w:szCs w:val="32"/>
        </w:rPr>
        <w:t xml:space="preserve">of observational and </w:t>
      </w:r>
      <w:r w:rsidR="001E0271">
        <w:rPr>
          <w:rFonts w:cs="Monaco"/>
          <w:szCs w:val="32"/>
        </w:rPr>
        <w:t xml:space="preserve">experimental design. </w:t>
      </w:r>
      <w:r w:rsidR="00D557D7">
        <w:rPr>
          <w:rFonts w:cs="Monaco"/>
          <w:szCs w:val="32"/>
        </w:rPr>
        <w:t>Reid and Reading (2008)</w:t>
      </w:r>
      <w:r w:rsidR="004D7713">
        <w:rPr>
          <w:rFonts w:cs="Monaco"/>
          <w:szCs w:val="32"/>
        </w:rPr>
        <w:t xml:space="preserve">, </w:t>
      </w:r>
      <w:r w:rsidR="005064E2">
        <w:rPr>
          <w:rFonts w:cs="Monaco"/>
          <w:szCs w:val="32"/>
        </w:rPr>
        <w:t xml:space="preserve">propose a </w:t>
      </w:r>
      <w:r w:rsidR="00FB5161">
        <w:rPr>
          <w:rFonts w:cs="Monaco"/>
          <w:szCs w:val="32"/>
        </w:rPr>
        <w:t xml:space="preserve">four level </w:t>
      </w:r>
      <w:r w:rsidR="005064E2">
        <w:rPr>
          <w:rFonts w:cs="Monaco"/>
          <w:szCs w:val="32"/>
        </w:rPr>
        <w:t>“Consideration of Variation Hierarchy</w:t>
      </w:r>
      <w:r w:rsidR="001313A5">
        <w:rPr>
          <w:rFonts w:cs="Monaco"/>
          <w:szCs w:val="32"/>
        </w:rPr>
        <w:t>.</w:t>
      </w:r>
      <w:r w:rsidR="005064E2">
        <w:rPr>
          <w:rFonts w:cs="Monaco"/>
          <w:szCs w:val="32"/>
        </w:rPr>
        <w:t>”</w:t>
      </w:r>
      <w:r w:rsidR="001313A5">
        <w:rPr>
          <w:rFonts w:cs="Monaco"/>
          <w:szCs w:val="32"/>
        </w:rPr>
        <w:t xml:space="preserve"> The third level</w:t>
      </w:r>
      <w:r w:rsidR="00CF668B">
        <w:rPr>
          <w:rFonts w:cs="Monaco"/>
          <w:szCs w:val="32"/>
        </w:rPr>
        <w:t>,</w:t>
      </w:r>
      <w:r w:rsidR="001313A5">
        <w:rPr>
          <w:rFonts w:cs="Monaco"/>
          <w:szCs w:val="32"/>
        </w:rPr>
        <w:t xml:space="preserve"> “</w:t>
      </w:r>
      <w:r w:rsidR="001313A5" w:rsidRPr="001313A5">
        <w:rPr>
          <w:rFonts w:cs="Monaco"/>
          <w:i/>
          <w:szCs w:val="32"/>
        </w:rPr>
        <w:t>Developing</w:t>
      </w:r>
      <w:r w:rsidR="001313A5">
        <w:rPr>
          <w:rFonts w:cs="Monaco"/>
          <w:szCs w:val="32"/>
        </w:rPr>
        <w:t xml:space="preserve"> consideration of variation</w:t>
      </w:r>
      <w:r w:rsidR="00CF668B">
        <w:rPr>
          <w:rFonts w:cs="Monaco"/>
          <w:szCs w:val="32"/>
        </w:rPr>
        <w:t>,</w:t>
      </w:r>
      <w:r w:rsidR="001313A5">
        <w:rPr>
          <w:rFonts w:cs="Monaco"/>
          <w:szCs w:val="32"/>
        </w:rPr>
        <w:t xml:space="preserve">” </w:t>
      </w:r>
      <w:r w:rsidR="00CF668B">
        <w:rPr>
          <w:rFonts w:cs="Monaco"/>
          <w:szCs w:val="32"/>
        </w:rPr>
        <w:t>aligns with</w:t>
      </w:r>
      <w:r w:rsidR="001313A5">
        <w:rPr>
          <w:rFonts w:cs="Monaco"/>
          <w:szCs w:val="32"/>
        </w:rPr>
        <w:t xml:space="preserve"> main metrological ideas </w:t>
      </w:r>
      <w:r w:rsidR="00CF668B">
        <w:rPr>
          <w:rFonts w:cs="Monaco"/>
          <w:szCs w:val="32"/>
        </w:rPr>
        <w:t>such as</w:t>
      </w:r>
      <w:r w:rsidR="00FB5161">
        <w:rPr>
          <w:rFonts w:cs="Monaco"/>
          <w:szCs w:val="32"/>
        </w:rPr>
        <w:t xml:space="preserve"> </w:t>
      </w:r>
      <w:r w:rsidR="00B464D5">
        <w:rPr>
          <w:rFonts w:cs="Monaco"/>
          <w:szCs w:val="32"/>
        </w:rPr>
        <w:t xml:space="preserve">recognizing and describing </w:t>
      </w:r>
      <w:r w:rsidR="00FB5161">
        <w:rPr>
          <w:rFonts w:cs="Monaco"/>
          <w:szCs w:val="32"/>
        </w:rPr>
        <w:t xml:space="preserve">within-group variation (e.g. </w:t>
      </w:r>
      <w:r w:rsidR="007D0F0E">
        <w:rPr>
          <w:rFonts w:cs="Monaco"/>
          <w:szCs w:val="32"/>
        </w:rPr>
        <w:t xml:space="preserve">several </w:t>
      </w:r>
      <w:r w:rsidR="00FB5161">
        <w:rPr>
          <w:rFonts w:cs="Monaco"/>
          <w:szCs w:val="32"/>
        </w:rPr>
        <w:t>measurements obtained using the same measurement device and operator) and between-group variation (e.g. measurements obtained using more than one operator or device</w:t>
      </w:r>
      <w:r w:rsidR="00B81E16">
        <w:rPr>
          <w:rFonts w:cs="Monaco"/>
          <w:szCs w:val="32"/>
        </w:rPr>
        <w:t>)</w:t>
      </w:r>
      <w:r w:rsidR="00FB5161">
        <w:rPr>
          <w:rFonts w:cs="Monaco"/>
          <w:szCs w:val="32"/>
        </w:rPr>
        <w:t>.</w:t>
      </w:r>
      <w:r w:rsidR="00406E4B">
        <w:rPr>
          <w:rFonts w:cs="Monaco"/>
          <w:szCs w:val="32"/>
        </w:rPr>
        <w:t xml:space="preserve"> At a more advanced level of </w:t>
      </w:r>
      <w:r w:rsidR="00B81E16">
        <w:rPr>
          <w:rFonts w:cs="Monaco"/>
          <w:szCs w:val="32"/>
        </w:rPr>
        <w:t>statistics</w:t>
      </w:r>
      <w:r w:rsidR="00406E4B">
        <w:rPr>
          <w:rFonts w:cs="Monaco"/>
          <w:szCs w:val="32"/>
        </w:rPr>
        <w:t>, metrology can also be used to teach the connection between within-group and between-group variation for the purpose of making statistical inference, thus satisfying what Reid and Reading define as the highest level of the hierarchy, namely “</w:t>
      </w:r>
      <w:r w:rsidR="00406E4B">
        <w:rPr>
          <w:rFonts w:cs="Monaco"/>
          <w:i/>
          <w:szCs w:val="32"/>
        </w:rPr>
        <w:t>Stron</w:t>
      </w:r>
      <w:r w:rsidR="00406E4B" w:rsidRPr="001313A5">
        <w:rPr>
          <w:rFonts w:cs="Monaco"/>
          <w:i/>
          <w:szCs w:val="32"/>
        </w:rPr>
        <w:t>g</w:t>
      </w:r>
      <w:r w:rsidR="00406E4B">
        <w:rPr>
          <w:rFonts w:cs="Monaco"/>
          <w:szCs w:val="32"/>
        </w:rPr>
        <w:t xml:space="preserve"> consideration of variation.”</w:t>
      </w:r>
      <w:r w:rsidR="00B752C7">
        <w:rPr>
          <w:rFonts w:cs="Monaco"/>
          <w:szCs w:val="32"/>
        </w:rPr>
        <w:t xml:space="preserve"> </w:t>
      </w:r>
    </w:p>
    <w:p w14:paraId="2163C04F" w14:textId="77777777" w:rsidR="00FD0E4E" w:rsidRDefault="00FD0E4E" w:rsidP="00520F7D">
      <w:pPr>
        <w:widowControl w:val="0"/>
        <w:autoSpaceDE w:val="0"/>
        <w:autoSpaceDN w:val="0"/>
        <w:adjustRightInd w:val="0"/>
        <w:spacing w:line="240" w:lineRule="auto"/>
        <w:contextualSpacing/>
        <w:rPr>
          <w:rFonts w:cs="Monaco"/>
          <w:szCs w:val="32"/>
        </w:rPr>
      </w:pPr>
    </w:p>
    <w:p w14:paraId="0AD55DBC" w14:textId="55FC7DD7" w:rsidR="007D0F0E" w:rsidRDefault="002C5AFF" w:rsidP="00520F7D">
      <w:pPr>
        <w:widowControl w:val="0"/>
        <w:autoSpaceDE w:val="0"/>
        <w:autoSpaceDN w:val="0"/>
        <w:adjustRightInd w:val="0"/>
        <w:spacing w:line="240" w:lineRule="auto"/>
        <w:contextualSpacing/>
        <w:rPr>
          <w:rFonts w:cs="Monaco"/>
          <w:szCs w:val="32"/>
        </w:rPr>
      </w:pPr>
      <w:r w:rsidRPr="003462CD">
        <w:rPr>
          <w:rFonts w:cs="Monaco"/>
          <w:szCs w:val="32"/>
        </w:rPr>
        <w:t>Garfield and Ben-Zvi (2005)</w:t>
      </w:r>
      <w:r>
        <w:rPr>
          <w:rFonts w:cs="Monaco"/>
          <w:szCs w:val="32"/>
        </w:rPr>
        <w:t xml:space="preserve"> </w:t>
      </w:r>
      <w:r w:rsidRPr="003462CD">
        <w:rPr>
          <w:rFonts w:cs="Monaco"/>
          <w:szCs w:val="32"/>
        </w:rPr>
        <w:t xml:space="preserve">discuss and organize main ideas </w:t>
      </w:r>
      <w:r w:rsidR="00B752C7">
        <w:rPr>
          <w:rFonts w:cs="Monaco"/>
          <w:szCs w:val="32"/>
        </w:rPr>
        <w:t xml:space="preserve">and propositions </w:t>
      </w:r>
      <w:r w:rsidR="0031537A">
        <w:rPr>
          <w:rFonts w:cs="Monaco"/>
          <w:szCs w:val="32"/>
        </w:rPr>
        <w:t xml:space="preserve">put forward by several authors in </w:t>
      </w:r>
      <w:r w:rsidR="00A57C55">
        <w:rPr>
          <w:rFonts w:cs="Monaco"/>
          <w:szCs w:val="32"/>
        </w:rPr>
        <w:t>a</w:t>
      </w:r>
      <w:r w:rsidRPr="003462CD">
        <w:rPr>
          <w:rFonts w:cs="Monaco"/>
          <w:szCs w:val="32"/>
        </w:rPr>
        <w:t xml:space="preserve"> </w:t>
      </w:r>
      <w:r w:rsidR="00A57C55" w:rsidRPr="003462CD">
        <w:rPr>
          <w:rFonts w:cs="Monaco"/>
          <w:szCs w:val="32"/>
        </w:rPr>
        <w:t xml:space="preserve">series of articles on reasoning about variation </w:t>
      </w:r>
      <w:r>
        <w:rPr>
          <w:rFonts w:cs="Monaco"/>
          <w:szCs w:val="32"/>
        </w:rPr>
        <w:t>(</w:t>
      </w:r>
      <w:r w:rsidR="00B752C7">
        <w:rPr>
          <w:rFonts w:cs="Monaco"/>
          <w:szCs w:val="32"/>
        </w:rPr>
        <w:t xml:space="preserve">see </w:t>
      </w:r>
      <w:r w:rsidR="00A57C55" w:rsidRPr="003462CD">
        <w:rPr>
          <w:rFonts w:cs="Monaco"/>
          <w:szCs w:val="32"/>
        </w:rPr>
        <w:t xml:space="preserve">Garfield </w:t>
      </w:r>
      <w:r w:rsidR="0031537A">
        <w:rPr>
          <w:rFonts w:cs="Monaco"/>
          <w:szCs w:val="32"/>
        </w:rPr>
        <w:t>&amp; Ben-</w:t>
      </w:r>
      <w:proofErr w:type="spellStart"/>
      <w:r w:rsidR="0031537A">
        <w:rPr>
          <w:rFonts w:cs="Monaco"/>
          <w:szCs w:val="32"/>
        </w:rPr>
        <w:t>Zvi</w:t>
      </w:r>
      <w:proofErr w:type="spellEnd"/>
      <w:r w:rsidR="0031537A">
        <w:rPr>
          <w:rFonts w:cs="Monaco"/>
          <w:szCs w:val="32"/>
        </w:rPr>
        <w:t xml:space="preserve">, </w:t>
      </w:r>
      <w:r w:rsidR="00A57C55" w:rsidRPr="003462CD">
        <w:rPr>
          <w:rFonts w:cs="Monaco"/>
          <w:szCs w:val="32"/>
        </w:rPr>
        <w:t>2005</w:t>
      </w:r>
      <w:r w:rsidR="00B752C7">
        <w:rPr>
          <w:rFonts w:cs="Monaco"/>
          <w:szCs w:val="32"/>
        </w:rPr>
        <w:t>, p.93</w:t>
      </w:r>
      <w:ins w:id="35" w:author="Dr. Michelle Everson" w:date="2013-11-17T09:47:00Z">
        <w:r w:rsidR="00CE3AD3">
          <w:rPr>
            <w:rFonts w:cs="Monaco"/>
            <w:szCs w:val="32"/>
          </w:rPr>
          <w:t>,</w:t>
        </w:r>
      </w:ins>
      <w:r w:rsidR="00D3029A">
        <w:rPr>
          <w:rFonts w:cs="Monaco"/>
          <w:szCs w:val="32"/>
        </w:rPr>
        <w:t xml:space="preserve"> for</w:t>
      </w:r>
      <w:r w:rsidR="0031537A">
        <w:rPr>
          <w:rFonts w:cs="Monaco"/>
          <w:szCs w:val="32"/>
        </w:rPr>
        <w:t xml:space="preserve"> references therein</w:t>
      </w:r>
      <w:r w:rsidR="00B752C7">
        <w:rPr>
          <w:rFonts w:cs="Monaco"/>
          <w:szCs w:val="32"/>
        </w:rPr>
        <w:t xml:space="preserve"> </w:t>
      </w:r>
      <w:r w:rsidR="00D3029A">
        <w:rPr>
          <w:rFonts w:cs="Monaco"/>
          <w:szCs w:val="32"/>
        </w:rPr>
        <w:t xml:space="preserve">and </w:t>
      </w:r>
      <w:r w:rsidR="00B752C7">
        <w:rPr>
          <w:rFonts w:cs="Monaco"/>
          <w:szCs w:val="32"/>
        </w:rPr>
        <w:t>for more information</w:t>
      </w:r>
      <w:r w:rsidR="00A57C55" w:rsidRPr="003462CD">
        <w:rPr>
          <w:rFonts w:cs="Monaco"/>
          <w:szCs w:val="32"/>
        </w:rPr>
        <w:t>)</w:t>
      </w:r>
      <w:r w:rsidR="0031537A">
        <w:rPr>
          <w:rFonts w:cs="Monaco"/>
          <w:szCs w:val="32"/>
        </w:rPr>
        <w:t>. The authors provide a list of several</w:t>
      </w:r>
      <w:r w:rsidR="0031537A" w:rsidRPr="003462CD">
        <w:rPr>
          <w:rFonts w:cs="Monaco"/>
          <w:szCs w:val="32"/>
        </w:rPr>
        <w:t xml:space="preserve"> components</w:t>
      </w:r>
      <w:r w:rsidR="0031537A">
        <w:rPr>
          <w:rFonts w:cs="Monaco"/>
          <w:szCs w:val="32"/>
        </w:rPr>
        <w:t xml:space="preserve"> necessary for achieving a “deep understanding” of variability</w:t>
      </w:r>
      <w:r w:rsidR="00E157F8">
        <w:rPr>
          <w:rFonts w:cs="Monaco"/>
          <w:szCs w:val="32"/>
        </w:rPr>
        <w:t>.</w:t>
      </w:r>
      <w:r w:rsidR="0031537A">
        <w:rPr>
          <w:rFonts w:cs="Monaco"/>
          <w:szCs w:val="32"/>
        </w:rPr>
        <w:t xml:space="preserve"> </w:t>
      </w:r>
      <w:r w:rsidR="00D3029A">
        <w:rPr>
          <w:rFonts w:cs="Monaco"/>
          <w:szCs w:val="32"/>
        </w:rPr>
        <w:t>W</w:t>
      </w:r>
      <w:r w:rsidR="00E157F8">
        <w:rPr>
          <w:rFonts w:cs="Monaco"/>
          <w:szCs w:val="32"/>
        </w:rPr>
        <w:t xml:space="preserve">e argue </w:t>
      </w:r>
      <w:r w:rsidR="00D3029A">
        <w:rPr>
          <w:rFonts w:cs="Monaco"/>
          <w:szCs w:val="32"/>
        </w:rPr>
        <w:t xml:space="preserve">again </w:t>
      </w:r>
      <w:r w:rsidR="00E157F8">
        <w:rPr>
          <w:rFonts w:cs="Monaco"/>
          <w:szCs w:val="32"/>
        </w:rPr>
        <w:t xml:space="preserve">that </w:t>
      </w:r>
      <w:r w:rsidR="0031537A">
        <w:rPr>
          <w:rFonts w:cs="Monaco"/>
          <w:szCs w:val="32"/>
        </w:rPr>
        <w:t xml:space="preserve">most of </w:t>
      </w:r>
      <w:r w:rsidR="00E157F8">
        <w:rPr>
          <w:rFonts w:cs="Monaco"/>
          <w:szCs w:val="32"/>
        </w:rPr>
        <w:t>these components</w:t>
      </w:r>
      <w:r w:rsidR="0031537A">
        <w:rPr>
          <w:rFonts w:cs="Monaco"/>
          <w:szCs w:val="32"/>
        </w:rPr>
        <w:t xml:space="preserve"> can be addressed using metrology examples</w:t>
      </w:r>
      <w:r w:rsidR="00EB327D">
        <w:rPr>
          <w:rFonts w:cs="Monaco"/>
          <w:szCs w:val="32"/>
        </w:rPr>
        <w:t xml:space="preserve">. Specifically, </w:t>
      </w:r>
      <w:r w:rsidR="00EB327D">
        <w:rPr>
          <w:rFonts w:cs="Monaco"/>
          <w:i/>
          <w:szCs w:val="32"/>
        </w:rPr>
        <w:t>d</w:t>
      </w:r>
      <w:r w:rsidR="005312A1" w:rsidRPr="00490A28">
        <w:rPr>
          <w:rFonts w:cs="Monaco"/>
          <w:i/>
          <w:szCs w:val="32"/>
        </w:rPr>
        <w:t>eveloping</w:t>
      </w:r>
      <w:r w:rsidR="005312A1" w:rsidRPr="00FC6F89">
        <w:rPr>
          <w:rFonts w:cs="Monaco"/>
          <w:i/>
          <w:szCs w:val="32"/>
        </w:rPr>
        <w:t xml:space="preserve"> </w:t>
      </w:r>
      <w:r w:rsidR="005312A1" w:rsidRPr="00836E9F">
        <w:rPr>
          <w:rFonts w:cs="Monaco"/>
          <w:i/>
          <w:szCs w:val="32"/>
        </w:rPr>
        <w:t>intuitive ideas of variabili</w:t>
      </w:r>
      <w:r w:rsidR="005312A1">
        <w:rPr>
          <w:rFonts w:cs="Monaco"/>
          <w:i/>
          <w:szCs w:val="32"/>
        </w:rPr>
        <w:t>ty,</w:t>
      </w:r>
      <w:r w:rsidR="005312A1" w:rsidRPr="003462CD">
        <w:rPr>
          <w:rFonts w:cs="Monaco"/>
          <w:szCs w:val="32"/>
        </w:rPr>
        <w:t xml:space="preserve"> </w:t>
      </w:r>
      <w:r w:rsidR="005312A1">
        <w:rPr>
          <w:rFonts w:cs="Monaco"/>
          <w:szCs w:val="32"/>
        </w:rPr>
        <w:t xml:space="preserve">is </w:t>
      </w:r>
      <w:r w:rsidR="00EB327D">
        <w:rPr>
          <w:rFonts w:cs="Monaco"/>
          <w:szCs w:val="32"/>
        </w:rPr>
        <w:t>considered</w:t>
      </w:r>
      <w:r w:rsidR="005312A1">
        <w:rPr>
          <w:rFonts w:cs="Monaco"/>
          <w:szCs w:val="32"/>
        </w:rPr>
        <w:t xml:space="preserve"> </w:t>
      </w:r>
      <w:r w:rsidR="005312A1" w:rsidRPr="003462CD">
        <w:rPr>
          <w:rFonts w:cs="Monaco"/>
          <w:szCs w:val="32"/>
        </w:rPr>
        <w:t xml:space="preserve">by </w:t>
      </w:r>
      <w:r w:rsidR="005312A1">
        <w:rPr>
          <w:rFonts w:cs="Monaco"/>
          <w:szCs w:val="32"/>
        </w:rPr>
        <w:t>illustrating</w:t>
      </w:r>
      <w:r w:rsidR="005312A1" w:rsidRPr="003462CD">
        <w:rPr>
          <w:rFonts w:cs="Monaco"/>
          <w:szCs w:val="32"/>
        </w:rPr>
        <w:t xml:space="preserve"> that variability occurs </w:t>
      </w:r>
      <w:r w:rsidR="005312A1">
        <w:rPr>
          <w:rFonts w:cs="Monaco"/>
          <w:szCs w:val="32"/>
        </w:rPr>
        <w:t>naturally</w:t>
      </w:r>
      <w:r w:rsidR="005312A1" w:rsidRPr="003462CD">
        <w:rPr>
          <w:rFonts w:cs="Monaco"/>
          <w:szCs w:val="32"/>
        </w:rPr>
        <w:t xml:space="preserve"> in the measurement process and may </w:t>
      </w:r>
      <w:r w:rsidR="005312A1">
        <w:rPr>
          <w:rFonts w:cs="Monaco"/>
          <w:szCs w:val="32"/>
        </w:rPr>
        <w:t>have</w:t>
      </w:r>
      <w:r w:rsidR="005312A1" w:rsidRPr="003462CD">
        <w:rPr>
          <w:rFonts w:cs="Monaco"/>
          <w:szCs w:val="32"/>
        </w:rPr>
        <w:t xml:space="preserve"> different </w:t>
      </w:r>
      <w:r w:rsidR="005312A1">
        <w:rPr>
          <w:rFonts w:cs="Monaco"/>
          <w:szCs w:val="32"/>
        </w:rPr>
        <w:t xml:space="preserve">causes, e.g. multiple operators, multiple </w:t>
      </w:r>
      <w:r w:rsidR="005312A1" w:rsidRPr="003462CD">
        <w:rPr>
          <w:rFonts w:cs="Monaco"/>
          <w:szCs w:val="32"/>
        </w:rPr>
        <w:t>measurement devices</w:t>
      </w:r>
      <w:r w:rsidR="005312A1">
        <w:rPr>
          <w:rFonts w:cs="Monaco"/>
          <w:szCs w:val="32"/>
        </w:rPr>
        <w:t>, or measurements taken on multiple days.</w:t>
      </w:r>
      <w:r w:rsidR="00EB327D">
        <w:rPr>
          <w:rFonts w:cs="Monaco"/>
          <w:szCs w:val="32"/>
        </w:rPr>
        <w:t xml:space="preserve"> </w:t>
      </w:r>
      <w:r w:rsidR="005312A1" w:rsidRPr="00490A28">
        <w:rPr>
          <w:rFonts w:cs="Monaco"/>
          <w:i/>
          <w:szCs w:val="32"/>
        </w:rPr>
        <w:t>D</w:t>
      </w:r>
      <w:r w:rsidR="005312A1" w:rsidRPr="00FC6F89">
        <w:rPr>
          <w:rFonts w:cs="Monaco"/>
          <w:i/>
          <w:szCs w:val="32"/>
        </w:rPr>
        <w:t>escribing</w:t>
      </w:r>
      <w:r w:rsidR="005312A1" w:rsidRPr="004914BD">
        <w:rPr>
          <w:rFonts w:cs="Monaco"/>
          <w:i/>
          <w:szCs w:val="32"/>
        </w:rPr>
        <w:t xml:space="preserve"> and representing variability</w:t>
      </w:r>
      <w:r w:rsidR="005312A1" w:rsidRPr="003462CD">
        <w:rPr>
          <w:rFonts w:cs="Monaco"/>
          <w:szCs w:val="32"/>
        </w:rPr>
        <w:t xml:space="preserve"> </w:t>
      </w:r>
      <w:r w:rsidR="00EB327D">
        <w:rPr>
          <w:rFonts w:cs="Monaco"/>
          <w:szCs w:val="32"/>
        </w:rPr>
        <w:t>can be</w:t>
      </w:r>
      <w:r w:rsidR="005312A1">
        <w:rPr>
          <w:rFonts w:cs="Monaco"/>
          <w:szCs w:val="32"/>
        </w:rPr>
        <w:t xml:space="preserve"> demonstrated and practiced with students </w:t>
      </w:r>
      <w:r w:rsidR="005312A1" w:rsidRPr="003462CD">
        <w:rPr>
          <w:rFonts w:cs="Monaco"/>
          <w:szCs w:val="32"/>
        </w:rPr>
        <w:t>through studying side-by-side boxplots</w:t>
      </w:r>
      <w:r w:rsidR="003D6888" w:rsidRPr="003D6888">
        <w:rPr>
          <w:rFonts w:cs="Monaco"/>
          <w:szCs w:val="32"/>
        </w:rPr>
        <w:t xml:space="preserve"> </w:t>
      </w:r>
      <w:r w:rsidR="003D6888">
        <w:rPr>
          <w:rFonts w:cs="Monaco"/>
          <w:szCs w:val="32"/>
        </w:rPr>
        <w:t xml:space="preserve">or </w:t>
      </w:r>
      <w:proofErr w:type="spellStart"/>
      <w:r w:rsidR="003D6888">
        <w:rPr>
          <w:rFonts w:cs="Monaco"/>
          <w:szCs w:val="32"/>
        </w:rPr>
        <w:t>dotplots</w:t>
      </w:r>
      <w:proofErr w:type="spellEnd"/>
      <w:r w:rsidR="005312A1">
        <w:rPr>
          <w:rFonts w:cs="Monaco"/>
          <w:szCs w:val="32"/>
        </w:rPr>
        <w:t>, for</w:t>
      </w:r>
      <w:r w:rsidR="000935FA">
        <w:rPr>
          <w:rFonts w:cs="Monaco"/>
          <w:szCs w:val="32"/>
        </w:rPr>
        <w:t xml:space="preserve"> example. Side-by-side boxplots </w:t>
      </w:r>
      <w:r w:rsidR="005312A1">
        <w:rPr>
          <w:rFonts w:cs="Monaco"/>
          <w:szCs w:val="32"/>
        </w:rPr>
        <w:t xml:space="preserve">in the context of metrology are </w:t>
      </w:r>
      <w:r w:rsidR="00B60A5F">
        <w:rPr>
          <w:rFonts w:cs="Monaco"/>
          <w:szCs w:val="32"/>
        </w:rPr>
        <w:t>valuable</w:t>
      </w:r>
      <w:r w:rsidR="005312A1">
        <w:rPr>
          <w:rFonts w:cs="Monaco"/>
          <w:szCs w:val="32"/>
        </w:rPr>
        <w:t xml:space="preserve"> for</w:t>
      </w:r>
      <w:r w:rsidR="005312A1" w:rsidRPr="003462CD">
        <w:rPr>
          <w:rFonts w:cs="Monaco"/>
          <w:szCs w:val="32"/>
        </w:rPr>
        <w:t xml:space="preserve"> </w:t>
      </w:r>
      <w:r w:rsidR="005312A1">
        <w:rPr>
          <w:rFonts w:cs="Monaco"/>
          <w:szCs w:val="32"/>
        </w:rPr>
        <w:t>displaying</w:t>
      </w:r>
      <w:r w:rsidR="005312A1" w:rsidRPr="003462CD">
        <w:rPr>
          <w:rFonts w:cs="Monaco"/>
          <w:szCs w:val="32"/>
        </w:rPr>
        <w:t xml:space="preserve"> </w:t>
      </w:r>
      <w:r w:rsidR="005312A1">
        <w:rPr>
          <w:rFonts w:cs="Monaco"/>
          <w:szCs w:val="32"/>
        </w:rPr>
        <w:t xml:space="preserve">a set of measurements separately by </w:t>
      </w:r>
      <w:r w:rsidR="005312A1" w:rsidRPr="003462CD">
        <w:rPr>
          <w:rFonts w:cs="Monaco"/>
          <w:szCs w:val="32"/>
        </w:rPr>
        <w:t>operators</w:t>
      </w:r>
      <w:r w:rsidR="005312A1">
        <w:rPr>
          <w:rFonts w:cs="Monaco"/>
          <w:szCs w:val="32"/>
        </w:rPr>
        <w:t>, machinery or other factors known</w:t>
      </w:r>
      <w:ins w:id="36" w:author="Author">
        <w:r w:rsidR="003E27D8">
          <w:rPr>
            <w:rFonts w:cs="Monaco"/>
            <w:szCs w:val="32"/>
          </w:rPr>
          <w:t>, or having the potential,</w:t>
        </w:r>
      </w:ins>
      <w:r w:rsidR="005312A1">
        <w:rPr>
          <w:rFonts w:cs="Monaco"/>
          <w:szCs w:val="32"/>
        </w:rPr>
        <w:t xml:space="preserve"> to affect a measurement. Side-by-side boxplots also serve as</w:t>
      </w:r>
      <w:ins w:id="37" w:author="Dr. Michelle Everson" w:date="2013-11-17T09:48:00Z">
        <w:r w:rsidR="00CE3AD3">
          <w:rPr>
            <w:rFonts w:cs="Monaco"/>
            <w:szCs w:val="32"/>
          </w:rPr>
          <w:t xml:space="preserve"> a</w:t>
        </w:r>
      </w:ins>
      <w:r w:rsidR="005312A1">
        <w:rPr>
          <w:rFonts w:cs="Monaco"/>
          <w:szCs w:val="32"/>
        </w:rPr>
        <w:t xml:space="preserve"> starting point for </w:t>
      </w:r>
      <w:r w:rsidR="005312A1" w:rsidRPr="00817DBE">
        <w:rPr>
          <w:rFonts w:cs="Monaco"/>
          <w:i/>
          <w:szCs w:val="32"/>
        </w:rPr>
        <w:t>using variability to make comparisons</w:t>
      </w:r>
      <w:r w:rsidR="005312A1">
        <w:rPr>
          <w:rFonts w:cs="Monaco"/>
          <w:szCs w:val="32"/>
        </w:rPr>
        <w:t>.</w:t>
      </w:r>
      <w:r w:rsidR="005312A1" w:rsidRPr="003462CD">
        <w:rPr>
          <w:rFonts w:cs="Monaco"/>
          <w:szCs w:val="32"/>
        </w:rPr>
        <w:t xml:space="preserve"> </w:t>
      </w:r>
      <w:r w:rsidR="00EB327D">
        <w:rPr>
          <w:rFonts w:cs="Monaco"/>
          <w:szCs w:val="32"/>
        </w:rPr>
        <w:t xml:space="preserve"> </w:t>
      </w:r>
      <w:r w:rsidR="005312A1">
        <w:rPr>
          <w:rFonts w:cs="Monaco"/>
          <w:szCs w:val="32"/>
        </w:rPr>
        <w:t>Metrology</w:t>
      </w:r>
      <w:r w:rsidR="005312A1" w:rsidRPr="003462CD">
        <w:rPr>
          <w:rFonts w:cs="Monaco"/>
          <w:szCs w:val="32"/>
        </w:rPr>
        <w:t xml:space="preserve"> also </w:t>
      </w:r>
      <w:r w:rsidR="005312A1">
        <w:rPr>
          <w:rFonts w:cs="Monaco"/>
          <w:szCs w:val="32"/>
        </w:rPr>
        <w:t xml:space="preserve">allows instructors to help students </w:t>
      </w:r>
      <w:r w:rsidR="005312A1" w:rsidRPr="008B2AEA">
        <w:rPr>
          <w:rFonts w:cs="Monaco"/>
          <w:i/>
          <w:szCs w:val="32"/>
        </w:rPr>
        <w:t>consider variability as part of statistical thinking</w:t>
      </w:r>
      <w:r w:rsidR="005312A1">
        <w:rPr>
          <w:rFonts w:cs="Monaco"/>
          <w:szCs w:val="32"/>
        </w:rPr>
        <w:t xml:space="preserve"> by introducing examples that tie data analysis </w:t>
      </w:r>
      <w:r w:rsidR="00FD0E4E">
        <w:rPr>
          <w:rFonts w:cs="Monaco"/>
          <w:szCs w:val="32"/>
        </w:rPr>
        <w:t>to</w:t>
      </w:r>
      <w:r w:rsidR="005312A1">
        <w:rPr>
          <w:rFonts w:cs="Monaco"/>
          <w:szCs w:val="32"/>
        </w:rPr>
        <w:t xml:space="preserve"> daily activities. </w:t>
      </w:r>
      <w:r w:rsidR="00EB327D">
        <w:rPr>
          <w:rFonts w:cs="Monaco"/>
          <w:szCs w:val="32"/>
        </w:rPr>
        <w:t>Additionally, m</w:t>
      </w:r>
      <w:r w:rsidR="005312A1" w:rsidRPr="003462CD">
        <w:rPr>
          <w:rFonts w:cs="Monaco"/>
          <w:szCs w:val="32"/>
        </w:rPr>
        <w:t xml:space="preserve">etrology </w:t>
      </w:r>
      <w:r w:rsidR="005312A1">
        <w:rPr>
          <w:rFonts w:cs="Monaco"/>
          <w:szCs w:val="32"/>
        </w:rPr>
        <w:t>further serves as</w:t>
      </w:r>
      <w:r w:rsidR="005312A1" w:rsidRPr="003462CD">
        <w:rPr>
          <w:rFonts w:cs="Monaco"/>
          <w:szCs w:val="32"/>
        </w:rPr>
        <w:t xml:space="preserve"> an anchor to revisit variability at a different point throughout the course and from a different angle as suggested by Garfield and Ben-Zvi (2005).</w:t>
      </w:r>
    </w:p>
    <w:p w14:paraId="756BF8AA" w14:textId="527493D2" w:rsidR="003E013D" w:rsidRDefault="00B8363B" w:rsidP="00520F7D">
      <w:pPr>
        <w:widowControl w:val="0"/>
        <w:autoSpaceDE w:val="0"/>
        <w:autoSpaceDN w:val="0"/>
        <w:adjustRightInd w:val="0"/>
        <w:spacing w:line="240" w:lineRule="auto"/>
        <w:contextualSpacing/>
        <w:rPr>
          <w:rFonts w:cs="Monaco"/>
          <w:szCs w:val="32"/>
        </w:rPr>
      </w:pPr>
      <w:r>
        <w:rPr>
          <w:rFonts w:cs="Monaco"/>
          <w:szCs w:val="32"/>
        </w:rPr>
        <w:t>Because of this interconnection</w:t>
      </w:r>
      <w:ins w:id="38" w:author="Dr. Michelle Everson" w:date="2013-11-17T09:48:00Z">
        <w:r w:rsidR="00CE3AD3">
          <w:rPr>
            <w:rFonts w:cs="Monaco"/>
            <w:szCs w:val="32"/>
          </w:rPr>
          <w:t>,</w:t>
        </w:r>
      </w:ins>
      <w:r>
        <w:rPr>
          <w:rFonts w:cs="Monaco"/>
          <w:szCs w:val="32"/>
        </w:rPr>
        <w:t xml:space="preserve"> we hypothesize that</w:t>
      </w:r>
      <w:r w:rsidR="003462CD" w:rsidRPr="003462CD">
        <w:rPr>
          <w:rFonts w:cs="Monaco"/>
          <w:szCs w:val="32"/>
        </w:rPr>
        <w:t xml:space="preserve"> metrology </w:t>
      </w:r>
      <w:r w:rsidRPr="003462CD">
        <w:rPr>
          <w:rFonts w:cs="Monaco"/>
          <w:szCs w:val="32"/>
        </w:rPr>
        <w:t xml:space="preserve">can </w:t>
      </w:r>
      <w:r w:rsidR="003462CD" w:rsidRPr="003462CD">
        <w:rPr>
          <w:rFonts w:cs="Monaco"/>
          <w:szCs w:val="32"/>
        </w:rPr>
        <w:t xml:space="preserve">aid </w:t>
      </w:r>
      <w:r w:rsidR="00E823ED" w:rsidRPr="003462CD">
        <w:rPr>
          <w:rFonts w:cs="Monaco"/>
          <w:szCs w:val="32"/>
        </w:rPr>
        <w:t>students</w:t>
      </w:r>
      <w:r w:rsidR="003462CD" w:rsidRPr="003462CD">
        <w:rPr>
          <w:rFonts w:cs="Monaco"/>
          <w:szCs w:val="32"/>
        </w:rPr>
        <w:t xml:space="preserve"> to gain a deeper and more profound understanding of the </w:t>
      </w:r>
      <w:r w:rsidR="00E823ED">
        <w:rPr>
          <w:rFonts w:cs="Monaco"/>
          <w:szCs w:val="32"/>
        </w:rPr>
        <w:t>concept</w:t>
      </w:r>
      <w:r w:rsidR="00E823ED" w:rsidRPr="003462CD">
        <w:rPr>
          <w:rFonts w:cs="Monaco"/>
          <w:szCs w:val="32"/>
        </w:rPr>
        <w:t xml:space="preserve"> </w:t>
      </w:r>
      <w:r w:rsidR="003462CD" w:rsidRPr="003462CD">
        <w:rPr>
          <w:rFonts w:cs="Monaco"/>
          <w:szCs w:val="32"/>
        </w:rPr>
        <w:t>of variability.</w:t>
      </w:r>
    </w:p>
    <w:p w14:paraId="4A2F9B67" w14:textId="77777777" w:rsidR="00AC0D28" w:rsidRPr="003462CD" w:rsidRDefault="00AC0D28" w:rsidP="00520F7D">
      <w:pPr>
        <w:widowControl w:val="0"/>
        <w:autoSpaceDE w:val="0"/>
        <w:autoSpaceDN w:val="0"/>
        <w:adjustRightInd w:val="0"/>
        <w:spacing w:line="240" w:lineRule="auto"/>
        <w:contextualSpacing/>
        <w:rPr>
          <w:rFonts w:cs="Monaco"/>
          <w:szCs w:val="32"/>
        </w:rPr>
      </w:pPr>
    </w:p>
    <w:p w14:paraId="1F698BD2" w14:textId="77777777" w:rsidR="003B12FC" w:rsidRPr="00520F7D" w:rsidRDefault="008423C2" w:rsidP="00520F7D">
      <w:pPr>
        <w:spacing w:after="0" w:line="240" w:lineRule="auto"/>
        <w:contextualSpacing/>
        <w:outlineLvl w:val="0"/>
        <w:rPr>
          <w:rFonts w:cs="Times New Roman"/>
          <w:b/>
          <w:sz w:val="26"/>
          <w:szCs w:val="26"/>
        </w:rPr>
      </w:pPr>
      <w:r w:rsidRPr="00520F7D">
        <w:rPr>
          <w:rFonts w:cs="Times New Roman"/>
          <w:b/>
          <w:sz w:val="26"/>
          <w:szCs w:val="26"/>
        </w:rPr>
        <w:t>2.2. Students</w:t>
      </w:r>
      <w:r w:rsidR="00D070CC" w:rsidRPr="00520F7D">
        <w:rPr>
          <w:rFonts w:cs="Times New Roman"/>
          <w:b/>
          <w:sz w:val="26"/>
          <w:szCs w:val="26"/>
        </w:rPr>
        <w:t>’</w:t>
      </w:r>
      <w:r w:rsidRPr="00520F7D">
        <w:rPr>
          <w:rFonts w:cs="Times New Roman"/>
          <w:b/>
          <w:sz w:val="26"/>
          <w:szCs w:val="26"/>
        </w:rPr>
        <w:t xml:space="preserve"> perceptions and understanding of the measurement process</w:t>
      </w:r>
    </w:p>
    <w:p w14:paraId="2F25C31E" w14:textId="77777777" w:rsidR="003E013D" w:rsidRDefault="003E013D" w:rsidP="00520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Times New Roman"/>
          <w:color w:val="000000"/>
          <w:szCs w:val="24"/>
        </w:rPr>
      </w:pPr>
    </w:p>
    <w:p w14:paraId="56BB28D8" w14:textId="461A19B0" w:rsidR="00420FBD" w:rsidRDefault="008F0FEC" w:rsidP="00520F7D">
      <w:pPr>
        <w:spacing w:line="240" w:lineRule="auto"/>
        <w:contextualSpacing/>
        <w:rPr>
          <w:rFonts w:cs="Times New Roman"/>
          <w:color w:val="000000"/>
          <w:szCs w:val="24"/>
        </w:rPr>
      </w:pPr>
      <w:r>
        <w:rPr>
          <w:rFonts w:cs="Times New Roman"/>
          <w:color w:val="000000"/>
          <w:szCs w:val="24"/>
        </w:rPr>
        <w:t xml:space="preserve">Before data </w:t>
      </w:r>
      <w:r w:rsidR="00826A26">
        <w:rPr>
          <w:rFonts w:cs="Times New Roman"/>
          <w:color w:val="000000"/>
          <w:szCs w:val="24"/>
        </w:rPr>
        <w:t xml:space="preserve">can be analyzed, </w:t>
      </w:r>
      <w:r w:rsidR="00E826F6">
        <w:rPr>
          <w:rFonts w:cs="Times New Roman"/>
          <w:color w:val="000000"/>
          <w:szCs w:val="24"/>
        </w:rPr>
        <w:t>data</w:t>
      </w:r>
      <w:r w:rsidR="00D070CC">
        <w:rPr>
          <w:rFonts w:cs="Times New Roman"/>
          <w:color w:val="000000"/>
          <w:szCs w:val="24"/>
        </w:rPr>
        <w:t xml:space="preserve"> must </w:t>
      </w:r>
      <w:r w:rsidR="004D1CC3">
        <w:rPr>
          <w:rFonts w:cs="Times New Roman"/>
          <w:color w:val="000000"/>
          <w:szCs w:val="24"/>
        </w:rPr>
        <w:t xml:space="preserve">be collected. </w:t>
      </w:r>
      <w:r w:rsidR="00826A26">
        <w:rPr>
          <w:rFonts w:cs="Times New Roman"/>
          <w:color w:val="000000"/>
          <w:szCs w:val="24"/>
        </w:rPr>
        <w:t>This is an important process that</w:t>
      </w:r>
      <w:r w:rsidR="001E42AB">
        <w:rPr>
          <w:rFonts w:cs="Times New Roman"/>
          <w:color w:val="000000"/>
          <w:szCs w:val="24"/>
        </w:rPr>
        <w:t xml:space="preserve"> </w:t>
      </w:r>
      <w:r w:rsidR="00826A26">
        <w:rPr>
          <w:rFonts w:cs="Times New Roman"/>
          <w:color w:val="000000"/>
          <w:szCs w:val="24"/>
        </w:rPr>
        <w:t xml:space="preserve">is often </w:t>
      </w:r>
      <w:r w:rsidR="004D1CC3">
        <w:rPr>
          <w:rFonts w:cs="Times New Roman"/>
          <w:color w:val="000000"/>
          <w:szCs w:val="24"/>
        </w:rPr>
        <w:t>hidden from s</w:t>
      </w:r>
      <w:r w:rsidR="00826A26">
        <w:rPr>
          <w:rFonts w:cs="Times New Roman"/>
          <w:color w:val="000000"/>
          <w:szCs w:val="24"/>
        </w:rPr>
        <w:t xml:space="preserve">tudents </w:t>
      </w:r>
      <w:r w:rsidR="001E42AB">
        <w:rPr>
          <w:rFonts w:cs="Times New Roman"/>
          <w:color w:val="000000"/>
          <w:szCs w:val="24"/>
        </w:rPr>
        <w:t>(</w:t>
      </w:r>
      <w:r w:rsidR="00074E25">
        <w:rPr>
          <w:rFonts w:cs="Times New Roman"/>
          <w:color w:val="000000"/>
          <w:szCs w:val="24"/>
        </w:rPr>
        <w:t xml:space="preserve">e.g., </w:t>
      </w:r>
      <w:r w:rsidR="00021C2A">
        <w:rPr>
          <w:rFonts w:cs="Times New Roman"/>
          <w:color w:val="000000"/>
          <w:szCs w:val="24"/>
        </w:rPr>
        <w:t>to save</w:t>
      </w:r>
      <w:r w:rsidR="00D3428D">
        <w:rPr>
          <w:rFonts w:cs="Times New Roman"/>
          <w:color w:val="000000"/>
          <w:szCs w:val="24"/>
        </w:rPr>
        <w:t xml:space="preserve"> class time</w:t>
      </w:r>
      <w:r w:rsidR="00E826F6">
        <w:rPr>
          <w:rFonts w:cs="Times New Roman"/>
          <w:color w:val="000000"/>
          <w:szCs w:val="24"/>
        </w:rPr>
        <w:t xml:space="preserve"> or</w:t>
      </w:r>
      <w:r w:rsidR="001E42AB">
        <w:rPr>
          <w:rFonts w:cs="Times New Roman"/>
          <w:color w:val="000000"/>
          <w:szCs w:val="24"/>
        </w:rPr>
        <w:t xml:space="preserve"> </w:t>
      </w:r>
      <w:r w:rsidR="00D3428D">
        <w:rPr>
          <w:rFonts w:cs="Times New Roman"/>
          <w:color w:val="000000"/>
          <w:szCs w:val="24"/>
        </w:rPr>
        <w:t>simply</w:t>
      </w:r>
      <w:r w:rsidR="00E826F6">
        <w:rPr>
          <w:rFonts w:cs="Times New Roman"/>
          <w:color w:val="000000"/>
          <w:szCs w:val="24"/>
        </w:rPr>
        <w:t xml:space="preserve"> for </w:t>
      </w:r>
      <w:r w:rsidR="001E42AB">
        <w:rPr>
          <w:rFonts w:cs="Times New Roman"/>
          <w:color w:val="000000"/>
          <w:szCs w:val="24"/>
        </w:rPr>
        <w:t>convenience</w:t>
      </w:r>
      <w:r w:rsidR="00050089">
        <w:rPr>
          <w:rFonts w:cs="Times New Roman"/>
          <w:color w:val="000000"/>
          <w:szCs w:val="24"/>
        </w:rPr>
        <w:t>)</w:t>
      </w:r>
      <w:r w:rsidR="001E42AB">
        <w:rPr>
          <w:rFonts w:cs="Times New Roman"/>
          <w:color w:val="000000"/>
          <w:szCs w:val="24"/>
        </w:rPr>
        <w:t xml:space="preserve">. </w:t>
      </w:r>
      <w:r w:rsidR="004D1CC3">
        <w:rPr>
          <w:rFonts w:cs="Times New Roman"/>
          <w:color w:val="000000"/>
          <w:szCs w:val="24"/>
        </w:rPr>
        <w:t xml:space="preserve">This </w:t>
      </w:r>
      <w:r w:rsidR="001E42AB">
        <w:rPr>
          <w:rFonts w:cs="Times New Roman"/>
          <w:color w:val="000000"/>
          <w:szCs w:val="24"/>
        </w:rPr>
        <w:t>may explain</w:t>
      </w:r>
      <w:r w:rsidR="004D1CC3">
        <w:rPr>
          <w:rFonts w:cs="Times New Roman"/>
          <w:color w:val="000000"/>
          <w:szCs w:val="24"/>
        </w:rPr>
        <w:t xml:space="preserve"> why students </w:t>
      </w:r>
      <w:r w:rsidR="001E42AB">
        <w:rPr>
          <w:rFonts w:cs="Times New Roman"/>
          <w:color w:val="000000"/>
          <w:szCs w:val="24"/>
        </w:rPr>
        <w:t>seldom</w:t>
      </w:r>
      <w:r w:rsidR="004D1CC3">
        <w:rPr>
          <w:rFonts w:cs="Times New Roman"/>
          <w:color w:val="000000"/>
          <w:szCs w:val="24"/>
        </w:rPr>
        <w:t xml:space="preserve"> question the </w:t>
      </w:r>
      <w:r w:rsidR="00042349">
        <w:rPr>
          <w:rFonts w:cs="Times New Roman"/>
          <w:color w:val="000000"/>
          <w:szCs w:val="24"/>
        </w:rPr>
        <w:t xml:space="preserve">source, </w:t>
      </w:r>
      <w:r w:rsidR="004D1CC3">
        <w:rPr>
          <w:rFonts w:cs="Times New Roman"/>
          <w:color w:val="000000"/>
          <w:szCs w:val="24"/>
        </w:rPr>
        <w:t>quality</w:t>
      </w:r>
      <w:r w:rsidR="001E42AB">
        <w:rPr>
          <w:rFonts w:cs="Times New Roman"/>
          <w:color w:val="000000"/>
          <w:szCs w:val="24"/>
        </w:rPr>
        <w:t xml:space="preserve">, or </w:t>
      </w:r>
      <w:r w:rsidR="00042349">
        <w:rPr>
          <w:rFonts w:cs="Times New Roman"/>
          <w:color w:val="000000"/>
          <w:szCs w:val="24"/>
        </w:rPr>
        <w:t xml:space="preserve">integrity </w:t>
      </w:r>
      <w:r w:rsidR="004D1CC3">
        <w:rPr>
          <w:rFonts w:cs="Times New Roman"/>
          <w:color w:val="000000"/>
          <w:szCs w:val="24"/>
        </w:rPr>
        <w:t>of the data</w:t>
      </w:r>
      <w:r w:rsidR="001E119E">
        <w:rPr>
          <w:rFonts w:cs="Times New Roman"/>
          <w:color w:val="000000"/>
          <w:szCs w:val="24"/>
        </w:rPr>
        <w:t xml:space="preserve"> presented to them</w:t>
      </w:r>
      <w:commentRangeStart w:id="39"/>
      <w:r w:rsidR="004D1CC3">
        <w:rPr>
          <w:rFonts w:cs="Times New Roman"/>
          <w:color w:val="000000"/>
          <w:szCs w:val="24"/>
        </w:rPr>
        <w:t>.</w:t>
      </w:r>
      <w:commentRangeEnd w:id="39"/>
      <w:r w:rsidR="00CE3AD3">
        <w:rPr>
          <w:rStyle w:val="CommentReference"/>
        </w:rPr>
        <w:commentReference w:id="39"/>
      </w:r>
      <w:r w:rsidR="004D1CC3">
        <w:rPr>
          <w:rFonts w:cs="Times New Roman"/>
          <w:color w:val="000000"/>
          <w:szCs w:val="24"/>
        </w:rPr>
        <w:t xml:space="preserve"> </w:t>
      </w:r>
      <w:r w:rsidR="001E42AB">
        <w:rPr>
          <w:rFonts w:cs="Times New Roman"/>
          <w:color w:val="000000"/>
          <w:szCs w:val="24"/>
        </w:rPr>
        <w:t>S</w:t>
      </w:r>
      <w:r w:rsidR="004D1CC3">
        <w:rPr>
          <w:rFonts w:cs="Times New Roman"/>
          <w:color w:val="000000"/>
          <w:szCs w:val="24"/>
        </w:rPr>
        <w:t xml:space="preserve">tudents </w:t>
      </w:r>
      <w:r w:rsidR="001E42AB">
        <w:rPr>
          <w:rFonts w:cs="Times New Roman"/>
          <w:color w:val="000000"/>
          <w:szCs w:val="24"/>
        </w:rPr>
        <w:t xml:space="preserve">frequently </w:t>
      </w:r>
      <w:r w:rsidR="003E2780">
        <w:rPr>
          <w:rFonts w:cs="Times New Roman"/>
          <w:color w:val="000000"/>
          <w:szCs w:val="24"/>
        </w:rPr>
        <w:t>accept</w:t>
      </w:r>
      <w:r w:rsidR="004D1CC3">
        <w:rPr>
          <w:rFonts w:cs="Times New Roman"/>
          <w:color w:val="000000"/>
          <w:szCs w:val="24"/>
        </w:rPr>
        <w:t xml:space="preserve"> data points as </w:t>
      </w:r>
      <w:r w:rsidR="00DA5AE8">
        <w:rPr>
          <w:rFonts w:cs="Times New Roman"/>
          <w:color w:val="000000"/>
          <w:szCs w:val="24"/>
        </w:rPr>
        <w:t>“</w:t>
      </w:r>
      <w:r w:rsidR="00E91A36" w:rsidRPr="00DA5AE8">
        <w:rPr>
          <w:rFonts w:cs="Times New Roman"/>
          <w:color w:val="000000"/>
          <w:szCs w:val="24"/>
        </w:rPr>
        <w:t>true</w:t>
      </w:r>
      <w:r w:rsidR="00E91A36">
        <w:rPr>
          <w:rFonts w:cs="Times New Roman"/>
          <w:color w:val="000000"/>
          <w:szCs w:val="24"/>
        </w:rPr>
        <w:t>,</w:t>
      </w:r>
      <w:r w:rsidR="00DA5AE8">
        <w:rPr>
          <w:rFonts w:cs="Times New Roman"/>
          <w:color w:val="000000"/>
          <w:szCs w:val="24"/>
        </w:rPr>
        <w:t>”</w:t>
      </w:r>
      <w:r w:rsidR="004D1CC3">
        <w:rPr>
          <w:rFonts w:cs="Times New Roman"/>
          <w:color w:val="000000"/>
          <w:szCs w:val="24"/>
        </w:rPr>
        <w:t xml:space="preserve"> including </w:t>
      </w:r>
      <w:del w:id="40" w:author="Author">
        <w:r w:rsidR="006032ED" w:rsidDel="003E27D8">
          <w:rPr>
            <w:rFonts w:cs="Times New Roman"/>
            <w:color w:val="000000"/>
            <w:szCs w:val="24"/>
          </w:rPr>
          <w:delText xml:space="preserve">in data analyses </w:delText>
        </w:r>
      </w:del>
      <w:r w:rsidR="003E2780">
        <w:rPr>
          <w:rFonts w:cs="Times New Roman"/>
          <w:color w:val="000000"/>
          <w:szCs w:val="24"/>
        </w:rPr>
        <w:t>extreme observations or</w:t>
      </w:r>
      <w:r w:rsidR="004D1CC3">
        <w:rPr>
          <w:rFonts w:cs="Times New Roman"/>
          <w:color w:val="000000"/>
          <w:szCs w:val="24"/>
        </w:rPr>
        <w:t xml:space="preserve"> </w:t>
      </w:r>
      <w:r w:rsidR="001E119E">
        <w:rPr>
          <w:rFonts w:cs="Times New Roman"/>
          <w:color w:val="000000"/>
          <w:szCs w:val="24"/>
        </w:rPr>
        <w:t xml:space="preserve">data points that are </w:t>
      </w:r>
      <w:r w:rsidR="004D1CC3">
        <w:rPr>
          <w:rFonts w:cs="Times New Roman"/>
          <w:color w:val="000000"/>
          <w:szCs w:val="24"/>
        </w:rPr>
        <w:t xml:space="preserve">physically impossible </w:t>
      </w:r>
      <w:r w:rsidR="001E42AB">
        <w:rPr>
          <w:rFonts w:cs="Times New Roman"/>
          <w:color w:val="000000"/>
          <w:szCs w:val="24"/>
        </w:rPr>
        <w:t>(</w:t>
      </w:r>
      <w:r w:rsidR="0059566F">
        <w:rPr>
          <w:rFonts w:cs="Times New Roman"/>
          <w:color w:val="000000"/>
          <w:szCs w:val="24"/>
        </w:rPr>
        <w:t>Allie et al., 1998</w:t>
      </w:r>
      <w:r w:rsidR="00567C5A">
        <w:rPr>
          <w:rFonts w:cs="Times New Roman"/>
          <w:color w:val="000000"/>
          <w:szCs w:val="24"/>
        </w:rPr>
        <w:t>;</w:t>
      </w:r>
      <w:r w:rsidR="0059566F">
        <w:rPr>
          <w:rFonts w:cs="Times New Roman"/>
          <w:color w:val="000000"/>
          <w:szCs w:val="24"/>
        </w:rPr>
        <w:t xml:space="preserve"> </w:t>
      </w:r>
      <w:proofErr w:type="spellStart"/>
      <w:r w:rsidR="00DA5AE8">
        <w:rPr>
          <w:rFonts w:cs="Times New Roman"/>
          <w:color w:val="000000"/>
          <w:szCs w:val="24"/>
        </w:rPr>
        <w:t>Deardorff</w:t>
      </w:r>
      <w:proofErr w:type="spellEnd"/>
      <w:r w:rsidR="00DA5AE8">
        <w:rPr>
          <w:rFonts w:cs="Times New Roman"/>
          <w:color w:val="000000"/>
          <w:szCs w:val="24"/>
        </w:rPr>
        <w:t xml:space="preserve">, 2001; </w:t>
      </w:r>
      <w:proofErr w:type="spellStart"/>
      <w:r w:rsidR="001C67BB" w:rsidRPr="006F3B08">
        <w:rPr>
          <w:rFonts w:cs="Times New Roman"/>
          <w:color w:val="000000"/>
          <w:szCs w:val="24"/>
        </w:rPr>
        <w:t>Pillay</w:t>
      </w:r>
      <w:proofErr w:type="spellEnd"/>
      <w:r w:rsidR="001C67BB" w:rsidRPr="006F3B08">
        <w:rPr>
          <w:rFonts w:cs="Times New Roman"/>
          <w:color w:val="000000"/>
          <w:szCs w:val="24"/>
        </w:rPr>
        <w:t xml:space="preserve"> et al.</w:t>
      </w:r>
      <w:r w:rsidR="001C67BB">
        <w:rPr>
          <w:rFonts w:cs="Times New Roman"/>
          <w:color w:val="000000"/>
          <w:szCs w:val="24"/>
        </w:rPr>
        <w:t>,</w:t>
      </w:r>
      <w:r w:rsidR="00366C1B">
        <w:rPr>
          <w:rFonts w:cs="Times New Roman"/>
          <w:color w:val="000000"/>
          <w:szCs w:val="24"/>
        </w:rPr>
        <w:t xml:space="preserve"> 2008</w:t>
      </w:r>
      <w:r w:rsidR="001E42AB">
        <w:rPr>
          <w:rFonts w:cs="Times New Roman"/>
          <w:color w:val="000000"/>
          <w:szCs w:val="24"/>
        </w:rPr>
        <w:t>)</w:t>
      </w:r>
      <w:r w:rsidR="004D1CC3">
        <w:rPr>
          <w:rFonts w:cs="Times New Roman"/>
          <w:color w:val="000000"/>
          <w:szCs w:val="24"/>
        </w:rPr>
        <w:t>.</w:t>
      </w:r>
      <w:r w:rsidR="00BD5746">
        <w:rPr>
          <w:rFonts w:cs="Times New Roman"/>
          <w:color w:val="000000"/>
          <w:szCs w:val="24"/>
        </w:rPr>
        <w:t xml:space="preserve"> </w:t>
      </w:r>
      <w:proofErr w:type="spellStart"/>
      <w:r w:rsidR="00084767">
        <w:rPr>
          <w:rFonts w:cs="Times New Roman"/>
          <w:color w:val="000000"/>
          <w:szCs w:val="24"/>
        </w:rPr>
        <w:t>S</w:t>
      </w:r>
      <w:r w:rsidR="00827A7C">
        <w:rPr>
          <w:rFonts w:cs="Times New Roman"/>
          <w:color w:val="000000"/>
          <w:szCs w:val="24"/>
        </w:rPr>
        <w:t>é</w:t>
      </w:r>
      <w:r w:rsidR="00084767">
        <w:rPr>
          <w:rFonts w:cs="Times New Roman"/>
          <w:color w:val="000000"/>
          <w:szCs w:val="24"/>
        </w:rPr>
        <w:t>ré</w:t>
      </w:r>
      <w:proofErr w:type="spellEnd"/>
      <w:r w:rsidR="00084767">
        <w:rPr>
          <w:rFonts w:cs="Times New Roman"/>
          <w:color w:val="000000"/>
          <w:szCs w:val="24"/>
        </w:rPr>
        <w:t xml:space="preserve"> et al. </w:t>
      </w:r>
      <w:r w:rsidR="006032ED">
        <w:rPr>
          <w:rFonts w:cs="Times New Roman"/>
          <w:color w:val="000000"/>
          <w:szCs w:val="24"/>
        </w:rPr>
        <w:t xml:space="preserve">(1993) conducted an extensive study exploring students’ understanding of obtaining measurements in the context of optics and electricity. Their findings include that </w:t>
      </w:r>
      <w:r w:rsidR="002F5CBB">
        <w:rPr>
          <w:rFonts w:cs="Times New Roman"/>
          <w:color w:val="000000"/>
          <w:szCs w:val="24"/>
        </w:rPr>
        <w:t xml:space="preserve">students often </w:t>
      </w:r>
      <w:r w:rsidR="00164036">
        <w:rPr>
          <w:rFonts w:cs="Times New Roman"/>
          <w:color w:val="000000"/>
          <w:szCs w:val="24"/>
        </w:rPr>
        <w:t xml:space="preserve">do </w:t>
      </w:r>
      <w:r w:rsidR="002F5CBB">
        <w:rPr>
          <w:rFonts w:cs="Times New Roman"/>
          <w:color w:val="000000"/>
          <w:szCs w:val="24"/>
        </w:rPr>
        <w:t>not see a need for repeated measurements and when asked to take more than one measurement, students use</w:t>
      </w:r>
      <w:r w:rsidR="00164036">
        <w:rPr>
          <w:rFonts w:cs="Times New Roman"/>
          <w:color w:val="000000"/>
          <w:szCs w:val="24"/>
        </w:rPr>
        <w:t>d</w:t>
      </w:r>
      <w:r w:rsidR="002F5CBB">
        <w:rPr>
          <w:rFonts w:cs="Times New Roman"/>
          <w:color w:val="000000"/>
          <w:szCs w:val="24"/>
        </w:rPr>
        <w:t xml:space="preserve"> subsequent measurements to confirm earlier </w:t>
      </w:r>
      <w:r w:rsidR="00E25E8B">
        <w:rPr>
          <w:rFonts w:cs="Times New Roman"/>
          <w:color w:val="000000"/>
          <w:szCs w:val="24"/>
        </w:rPr>
        <w:t>measurements. T</w:t>
      </w:r>
      <w:r w:rsidR="002F5CBB">
        <w:rPr>
          <w:rFonts w:cs="Times New Roman"/>
          <w:color w:val="000000"/>
          <w:szCs w:val="24"/>
        </w:rPr>
        <w:t xml:space="preserve">hese </w:t>
      </w:r>
      <w:r w:rsidR="00E25E8B">
        <w:rPr>
          <w:rFonts w:cs="Times New Roman"/>
          <w:color w:val="000000"/>
          <w:szCs w:val="24"/>
        </w:rPr>
        <w:t xml:space="preserve">same </w:t>
      </w:r>
      <w:r w:rsidR="002F5CBB">
        <w:rPr>
          <w:rFonts w:cs="Times New Roman"/>
          <w:color w:val="000000"/>
          <w:szCs w:val="24"/>
        </w:rPr>
        <w:t>s</w:t>
      </w:r>
      <w:r w:rsidR="006032ED">
        <w:rPr>
          <w:rFonts w:cs="Times New Roman"/>
          <w:color w:val="000000"/>
          <w:szCs w:val="24"/>
        </w:rPr>
        <w:t xml:space="preserve">tudents </w:t>
      </w:r>
      <w:r w:rsidR="00E25E8B">
        <w:rPr>
          <w:rFonts w:cs="Times New Roman"/>
          <w:color w:val="000000"/>
          <w:szCs w:val="24"/>
        </w:rPr>
        <w:t xml:space="preserve">generally </w:t>
      </w:r>
      <w:r w:rsidR="00D92854">
        <w:rPr>
          <w:rFonts w:cs="Times New Roman"/>
          <w:color w:val="000000"/>
          <w:szCs w:val="24"/>
        </w:rPr>
        <w:t>did not</w:t>
      </w:r>
      <w:r w:rsidR="002F5CBB">
        <w:rPr>
          <w:rFonts w:cs="Times New Roman"/>
          <w:color w:val="000000"/>
          <w:szCs w:val="24"/>
        </w:rPr>
        <w:t xml:space="preserve"> distin</w:t>
      </w:r>
      <w:r w:rsidR="00D92854">
        <w:rPr>
          <w:rFonts w:cs="Times New Roman"/>
          <w:color w:val="000000"/>
          <w:szCs w:val="24"/>
        </w:rPr>
        <w:t>guish</w:t>
      </w:r>
      <w:r w:rsidR="002F5CBB">
        <w:rPr>
          <w:rFonts w:cs="Times New Roman"/>
          <w:color w:val="000000"/>
          <w:szCs w:val="24"/>
        </w:rPr>
        <w:t xml:space="preserve"> between</w:t>
      </w:r>
      <w:r w:rsidR="006032ED">
        <w:rPr>
          <w:rFonts w:cs="Times New Roman"/>
          <w:color w:val="000000"/>
          <w:szCs w:val="24"/>
        </w:rPr>
        <w:t xml:space="preserve"> ra</w:t>
      </w:r>
      <w:r w:rsidR="002F5CBB">
        <w:rPr>
          <w:rFonts w:cs="Times New Roman"/>
          <w:color w:val="000000"/>
          <w:szCs w:val="24"/>
        </w:rPr>
        <w:t xml:space="preserve">ndom and systematic </w:t>
      </w:r>
      <w:r w:rsidR="006032ED">
        <w:rPr>
          <w:rFonts w:cs="Times New Roman"/>
          <w:color w:val="000000"/>
          <w:szCs w:val="24"/>
        </w:rPr>
        <w:t>error</w:t>
      </w:r>
      <w:r w:rsidR="002F5CBB">
        <w:rPr>
          <w:rFonts w:cs="Times New Roman"/>
          <w:color w:val="000000"/>
          <w:szCs w:val="24"/>
        </w:rPr>
        <w:t xml:space="preserve"> in data </w:t>
      </w:r>
      <w:r w:rsidR="00D92854">
        <w:rPr>
          <w:rFonts w:cs="Times New Roman"/>
          <w:color w:val="000000"/>
          <w:szCs w:val="24"/>
        </w:rPr>
        <w:t>and frequently</w:t>
      </w:r>
      <w:r w:rsidR="002F5CBB">
        <w:rPr>
          <w:rFonts w:cs="Times New Roman"/>
          <w:color w:val="000000"/>
          <w:szCs w:val="24"/>
        </w:rPr>
        <w:t xml:space="preserve"> </w:t>
      </w:r>
      <w:r w:rsidR="00D92854">
        <w:rPr>
          <w:rFonts w:cs="Times New Roman"/>
          <w:color w:val="000000"/>
          <w:szCs w:val="24"/>
        </w:rPr>
        <w:t>did not fully understand</w:t>
      </w:r>
      <w:r w:rsidR="002F5CBB">
        <w:rPr>
          <w:rFonts w:cs="Times New Roman"/>
          <w:color w:val="000000"/>
          <w:szCs w:val="24"/>
        </w:rPr>
        <w:t xml:space="preserve"> the objective of </w:t>
      </w:r>
      <w:r w:rsidR="00E910E4">
        <w:rPr>
          <w:rFonts w:cs="Times New Roman"/>
          <w:color w:val="000000"/>
          <w:szCs w:val="24"/>
        </w:rPr>
        <w:t xml:space="preserve">constructing </w:t>
      </w:r>
      <w:r w:rsidR="002F5CBB">
        <w:rPr>
          <w:rFonts w:cs="Times New Roman"/>
          <w:color w:val="000000"/>
          <w:szCs w:val="24"/>
        </w:rPr>
        <w:t>confidence interval</w:t>
      </w:r>
      <w:r w:rsidR="00E910E4">
        <w:rPr>
          <w:rFonts w:cs="Times New Roman"/>
          <w:color w:val="000000"/>
          <w:szCs w:val="24"/>
        </w:rPr>
        <w:t>s</w:t>
      </w:r>
      <w:r w:rsidR="002F5CBB">
        <w:rPr>
          <w:rFonts w:cs="Times New Roman"/>
          <w:color w:val="000000"/>
          <w:szCs w:val="24"/>
        </w:rPr>
        <w:t>.</w:t>
      </w:r>
      <w:r w:rsidR="006032ED">
        <w:rPr>
          <w:rFonts w:cs="Times New Roman"/>
          <w:color w:val="000000"/>
          <w:szCs w:val="24"/>
        </w:rPr>
        <w:t xml:space="preserve">    </w:t>
      </w:r>
    </w:p>
    <w:p w14:paraId="651AC33A" w14:textId="77777777" w:rsidR="00084767" w:rsidRDefault="00084767" w:rsidP="00520F7D">
      <w:pPr>
        <w:spacing w:line="240" w:lineRule="auto"/>
        <w:contextualSpacing/>
        <w:rPr>
          <w:rFonts w:cs="Times New Roman"/>
          <w:color w:val="000000"/>
          <w:szCs w:val="24"/>
        </w:rPr>
      </w:pPr>
    </w:p>
    <w:p w14:paraId="4EC08354" w14:textId="6EBB5AC6" w:rsidR="00C16CD0" w:rsidRDefault="00ED5196" w:rsidP="00520F7D">
      <w:pPr>
        <w:spacing w:line="240" w:lineRule="auto"/>
        <w:contextualSpacing/>
        <w:rPr>
          <w:rFonts w:cs="Times New Roman"/>
          <w:color w:val="000000"/>
          <w:szCs w:val="24"/>
        </w:rPr>
      </w:pPr>
      <w:r>
        <w:rPr>
          <w:rFonts w:cs="Times New Roman"/>
          <w:color w:val="000000"/>
          <w:szCs w:val="24"/>
        </w:rPr>
        <w:t>Collecting measurements, reporting and interpreting the observed values</w:t>
      </w:r>
      <w:r w:rsidR="001E42AB">
        <w:rPr>
          <w:rFonts w:cs="Times New Roman"/>
          <w:color w:val="000000"/>
          <w:szCs w:val="24"/>
        </w:rPr>
        <w:t>, and</w:t>
      </w:r>
      <w:r>
        <w:rPr>
          <w:rFonts w:cs="Times New Roman"/>
          <w:color w:val="000000"/>
          <w:szCs w:val="24"/>
        </w:rPr>
        <w:t xml:space="preserve"> </w:t>
      </w:r>
      <w:r w:rsidR="001E42AB">
        <w:rPr>
          <w:rFonts w:cs="Times New Roman"/>
          <w:color w:val="000000"/>
          <w:szCs w:val="24"/>
        </w:rPr>
        <w:t>understanding the</w:t>
      </w:r>
      <w:r w:rsidR="00D96751">
        <w:rPr>
          <w:rFonts w:cs="Times New Roman"/>
          <w:color w:val="000000"/>
          <w:szCs w:val="24"/>
        </w:rPr>
        <w:t xml:space="preserve"> uncertainty resulting from measurement error </w:t>
      </w:r>
      <w:r>
        <w:rPr>
          <w:rFonts w:cs="Times New Roman"/>
          <w:color w:val="000000"/>
          <w:szCs w:val="24"/>
        </w:rPr>
        <w:t>is an important</w:t>
      </w:r>
      <w:r w:rsidR="003E6445">
        <w:rPr>
          <w:rFonts w:cs="Times New Roman"/>
          <w:color w:val="000000"/>
          <w:szCs w:val="24"/>
        </w:rPr>
        <w:t xml:space="preserve"> and recognized </w:t>
      </w:r>
      <w:r>
        <w:rPr>
          <w:rFonts w:cs="Times New Roman"/>
          <w:color w:val="000000"/>
          <w:szCs w:val="24"/>
        </w:rPr>
        <w:t>concept in the lab sciences, e.g. chemistry and physics</w:t>
      </w:r>
      <w:r w:rsidR="001E42AB">
        <w:rPr>
          <w:rFonts w:cs="Times New Roman"/>
          <w:color w:val="000000"/>
          <w:szCs w:val="24"/>
        </w:rPr>
        <w:t>,</w:t>
      </w:r>
      <w:r w:rsidR="00FE2299">
        <w:rPr>
          <w:rFonts w:cs="Times New Roman"/>
          <w:color w:val="000000"/>
          <w:szCs w:val="24"/>
        </w:rPr>
        <w:t xml:space="preserve"> and has received considerable attention in these fields</w:t>
      </w:r>
      <w:r>
        <w:rPr>
          <w:rFonts w:cs="Times New Roman"/>
          <w:color w:val="000000"/>
          <w:szCs w:val="24"/>
        </w:rPr>
        <w:t xml:space="preserve">. </w:t>
      </w:r>
      <w:r w:rsidR="009113F3">
        <w:rPr>
          <w:rFonts w:cs="Times New Roman"/>
          <w:color w:val="000000"/>
          <w:szCs w:val="24"/>
        </w:rPr>
        <w:t xml:space="preserve">This allows us to </w:t>
      </w:r>
      <w:r w:rsidR="003E6445">
        <w:rPr>
          <w:rFonts w:cs="Times New Roman"/>
          <w:color w:val="000000"/>
          <w:szCs w:val="24"/>
        </w:rPr>
        <w:t>present</w:t>
      </w:r>
      <w:r w:rsidR="009113F3">
        <w:rPr>
          <w:rFonts w:cs="Times New Roman"/>
          <w:color w:val="000000"/>
          <w:szCs w:val="24"/>
        </w:rPr>
        <w:t xml:space="preserve"> known</w:t>
      </w:r>
      <w:r w:rsidR="005E2941">
        <w:rPr>
          <w:rFonts w:cs="Times New Roman"/>
          <w:color w:val="000000"/>
          <w:szCs w:val="24"/>
        </w:rPr>
        <w:t xml:space="preserve"> and</w:t>
      </w:r>
      <w:r w:rsidR="009113F3">
        <w:rPr>
          <w:rFonts w:cs="Times New Roman"/>
          <w:color w:val="000000"/>
          <w:szCs w:val="24"/>
        </w:rPr>
        <w:t xml:space="preserve"> </w:t>
      </w:r>
      <w:r w:rsidR="003E6445">
        <w:rPr>
          <w:rFonts w:cs="Times New Roman"/>
          <w:color w:val="000000"/>
          <w:szCs w:val="24"/>
        </w:rPr>
        <w:t>widespread</w:t>
      </w:r>
      <w:r w:rsidR="009113F3">
        <w:rPr>
          <w:rFonts w:cs="Times New Roman"/>
          <w:color w:val="000000"/>
          <w:szCs w:val="24"/>
        </w:rPr>
        <w:t xml:space="preserve"> misconceptions </w:t>
      </w:r>
      <w:r w:rsidR="003E6445">
        <w:rPr>
          <w:rFonts w:cs="Times New Roman"/>
          <w:color w:val="000000"/>
          <w:szCs w:val="24"/>
        </w:rPr>
        <w:t xml:space="preserve">that </w:t>
      </w:r>
      <w:r w:rsidR="009113F3">
        <w:rPr>
          <w:rFonts w:cs="Times New Roman"/>
          <w:color w:val="000000"/>
          <w:szCs w:val="24"/>
        </w:rPr>
        <w:t>students have regarding measurements and measurement error</w:t>
      </w:r>
      <w:r w:rsidR="005E2941">
        <w:rPr>
          <w:rFonts w:cs="Times New Roman"/>
          <w:color w:val="000000"/>
          <w:szCs w:val="24"/>
        </w:rPr>
        <w:t xml:space="preserve"> b</w:t>
      </w:r>
      <w:r w:rsidR="006D5413">
        <w:rPr>
          <w:rFonts w:cs="Times New Roman"/>
          <w:color w:val="000000"/>
          <w:szCs w:val="24"/>
        </w:rPr>
        <w:t xml:space="preserve">efore </w:t>
      </w:r>
      <w:r w:rsidR="009113F3">
        <w:rPr>
          <w:rFonts w:cs="Times New Roman"/>
          <w:color w:val="000000"/>
          <w:szCs w:val="24"/>
        </w:rPr>
        <w:t>proceed</w:t>
      </w:r>
      <w:r w:rsidR="006D5413">
        <w:rPr>
          <w:rFonts w:cs="Times New Roman"/>
          <w:color w:val="000000"/>
          <w:szCs w:val="24"/>
        </w:rPr>
        <w:t>ing</w:t>
      </w:r>
      <w:r w:rsidR="009113F3">
        <w:rPr>
          <w:rFonts w:cs="Times New Roman"/>
          <w:color w:val="000000"/>
          <w:szCs w:val="24"/>
        </w:rPr>
        <w:t xml:space="preserve"> with </w:t>
      </w:r>
      <w:r w:rsidR="006D5413">
        <w:rPr>
          <w:rFonts w:cs="Times New Roman"/>
          <w:color w:val="000000"/>
          <w:szCs w:val="24"/>
        </w:rPr>
        <w:t>the</w:t>
      </w:r>
      <w:r w:rsidR="006071FC">
        <w:rPr>
          <w:rFonts w:cs="Times New Roman"/>
          <w:color w:val="000000"/>
          <w:szCs w:val="24"/>
        </w:rPr>
        <w:t xml:space="preserve"> </w:t>
      </w:r>
      <w:r w:rsidR="009113F3">
        <w:rPr>
          <w:rFonts w:cs="Times New Roman"/>
          <w:color w:val="000000"/>
          <w:szCs w:val="24"/>
        </w:rPr>
        <w:t xml:space="preserve">main </w:t>
      </w:r>
      <w:r w:rsidR="006071FC">
        <w:rPr>
          <w:rFonts w:cs="Times New Roman"/>
          <w:color w:val="000000"/>
          <w:szCs w:val="24"/>
        </w:rPr>
        <w:t>learning objectives associated with metrology</w:t>
      </w:r>
      <w:r w:rsidR="005E2941">
        <w:rPr>
          <w:rFonts w:cs="Times New Roman"/>
          <w:color w:val="000000"/>
          <w:szCs w:val="24"/>
        </w:rPr>
        <w:t>.</w:t>
      </w:r>
      <w:r w:rsidR="00065415">
        <w:rPr>
          <w:rFonts w:cs="Times New Roman"/>
          <w:color w:val="000000"/>
          <w:szCs w:val="24"/>
        </w:rPr>
        <w:t xml:space="preserve"> </w:t>
      </w:r>
      <w:r w:rsidR="00827A7C">
        <w:rPr>
          <w:rFonts w:cs="Times New Roman"/>
          <w:color w:val="000000"/>
          <w:szCs w:val="24"/>
        </w:rPr>
        <w:t>The perhaps most in-depth study on students</w:t>
      </w:r>
      <w:r w:rsidR="00141564">
        <w:rPr>
          <w:rFonts w:cs="Times New Roman"/>
          <w:color w:val="000000"/>
          <w:szCs w:val="24"/>
        </w:rPr>
        <w:t>’</w:t>
      </w:r>
      <w:r w:rsidR="00827A7C">
        <w:rPr>
          <w:rFonts w:cs="Times New Roman"/>
          <w:color w:val="000000"/>
          <w:szCs w:val="24"/>
        </w:rPr>
        <w:t xml:space="preserve"> misconceptions about obtaining measurements in the context of experimental data was conducted by </w:t>
      </w:r>
      <w:proofErr w:type="spellStart"/>
      <w:r w:rsidR="00827A7C">
        <w:rPr>
          <w:rFonts w:cs="Times New Roman"/>
          <w:color w:val="000000"/>
          <w:szCs w:val="24"/>
        </w:rPr>
        <w:t>Lubben</w:t>
      </w:r>
      <w:proofErr w:type="spellEnd"/>
      <w:r w:rsidR="00827A7C">
        <w:rPr>
          <w:rFonts w:cs="Times New Roman"/>
          <w:color w:val="000000"/>
          <w:szCs w:val="24"/>
        </w:rPr>
        <w:t xml:space="preserve"> &amp; Millar (1996)</w:t>
      </w:r>
      <w:r w:rsidR="00420FBD">
        <w:rPr>
          <w:rFonts w:cs="Times New Roman"/>
          <w:color w:val="000000"/>
          <w:szCs w:val="24"/>
        </w:rPr>
        <w:t xml:space="preserve"> in the United Kingdom</w:t>
      </w:r>
      <w:ins w:id="41" w:author="Dr. Michelle Everson" w:date="2013-11-17T09:49:00Z">
        <w:r w:rsidR="00CE3AD3">
          <w:rPr>
            <w:rFonts w:cs="Times New Roman"/>
            <w:color w:val="000000"/>
            <w:szCs w:val="24"/>
          </w:rPr>
          <w:t>,</w:t>
        </w:r>
      </w:ins>
      <w:r w:rsidR="00420FBD">
        <w:rPr>
          <w:rFonts w:cs="Times New Roman"/>
          <w:color w:val="000000"/>
          <w:szCs w:val="24"/>
        </w:rPr>
        <w:t xml:space="preserve"> surveying over</w:t>
      </w:r>
      <w:r w:rsidR="006D5413">
        <w:rPr>
          <w:rFonts w:cs="Times New Roman"/>
          <w:color w:val="000000"/>
          <w:szCs w:val="24"/>
        </w:rPr>
        <w:t xml:space="preserve"> 1000 students of ages 11, 14 and 16</w:t>
      </w:r>
      <w:r w:rsidR="00827A7C">
        <w:rPr>
          <w:rFonts w:cs="Times New Roman"/>
          <w:color w:val="000000"/>
          <w:szCs w:val="24"/>
        </w:rPr>
        <w:t xml:space="preserve">. The authors developed a so-called “Model of progression of ideas concerning experimental data.” This model has widely been confirmed </w:t>
      </w:r>
      <w:r w:rsidR="003975B1">
        <w:rPr>
          <w:rFonts w:cs="Times New Roman"/>
          <w:color w:val="000000"/>
          <w:szCs w:val="24"/>
        </w:rPr>
        <w:t>(also</w:t>
      </w:r>
      <w:r w:rsidR="002353C3">
        <w:rPr>
          <w:rFonts w:cs="Times New Roman"/>
          <w:color w:val="000000"/>
          <w:szCs w:val="24"/>
        </w:rPr>
        <w:t xml:space="preserve"> when applied to college level students</w:t>
      </w:r>
      <w:r w:rsidR="003975B1">
        <w:rPr>
          <w:rFonts w:cs="Times New Roman"/>
          <w:color w:val="000000"/>
          <w:szCs w:val="24"/>
        </w:rPr>
        <w:t>)</w:t>
      </w:r>
      <w:r w:rsidR="002353C3">
        <w:rPr>
          <w:rFonts w:cs="Times New Roman"/>
          <w:color w:val="000000"/>
          <w:szCs w:val="24"/>
        </w:rPr>
        <w:t xml:space="preserve"> </w:t>
      </w:r>
      <w:r w:rsidR="00827A7C">
        <w:rPr>
          <w:rFonts w:cs="Times New Roman"/>
          <w:color w:val="000000"/>
          <w:szCs w:val="24"/>
        </w:rPr>
        <w:t>in later studies such as Allie et al. (1998)</w:t>
      </w:r>
      <w:r w:rsidR="00BB650D">
        <w:rPr>
          <w:rFonts w:cs="Times New Roman"/>
          <w:color w:val="000000"/>
          <w:szCs w:val="24"/>
        </w:rPr>
        <w:t xml:space="preserve">, </w:t>
      </w:r>
      <w:proofErr w:type="spellStart"/>
      <w:r w:rsidR="00BB650D">
        <w:rPr>
          <w:rFonts w:cs="Times New Roman"/>
          <w:color w:val="000000"/>
          <w:szCs w:val="24"/>
        </w:rPr>
        <w:t>Buffler</w:t>
      </w:r>
      <w:proofErr w:type="spellEnd"/>
      <w:r w:rsidR="00BB650D">
        <w:rPr>
          <w:rFonts w:cs="Times New Roman"/>
          <w:color w:val="000000"/>
          <w:szCs w:val="24"/>
        </w:rPr>
        <w:t xml:space="preserve"> et al. (2001), </w:t>
      </w:r>
      <w:proofErr w:type="spellStart"/>
      <w:r w:rsidR="00BB650D">
        <w:rPr>
          <w:rFonts w:cs="Times New Roman"/>
          <w:color w:val="000000"/>
          <w:szCs w:val="24"/>
        </w:rPr>
        <w:t>Deardorff</w:t>
      </w:r>
      <w:proofErr w:type="spellEnd"/>
      <w:r w:rsidR="00BB650D">
        <w:rPr>
          <w:rFonts w:cs="Times New Roman"/>
          <w:color w:val="000000"/>
          <w:szCs w:val="24"/>
        </w:rPr>
        <w:t xml:space="preserve"> (2001) or </w:t>
      </w:r>
      <w:proofErr w:type="spellStart"/>
      <w:r w:rsidR="00BB650D">
        <w:rPr>
          <w:rFonts w:cs="Times New Roman"/>
          <w:color w:val="000000"/>
          <w:szCs w:val="24"/>
        </w:rPr>
        <w:t>Pillay</w:t>
      </w:r>
      <w:proofErr w:type="spellEnd"/>
      <w:r w:rsidR="00BB650D">
        <w:rPr>
          <w:rFonts w:cs="Times New Roman"/>
          <w:color w:val="000000"/>
          <w:szCs w:val="24"/>
        </w:rPr>
        <w:t xml:space="preserve"> et al. (2008).</w:t>
      </w:r>
    </w:p>
    <w:p w14:paraId="4A7AFFA3" w14:textId="77777777" w:rsidR="00490445" w:rsidRDefault="003A27A2" w:rsidP="00520F7D">
      <w:pPr>
        <w:spacing w:line="240" w:lineRule="auto"/>
        <w:contextualSpacing/>
        <w:rPr>
          <w:rFonts w:cs="Times New Roman"/>
          <w:color w:val="000000"/>
          <w:szCs w:val="24"/>
        </w:rPr>
      </w:pPr>
      <w:r>
        <w:rPr>
          <w:rFonts w:cs="Times New Roman"/>
          <w:color w:val="000000"/>
          <w:szCs w:val="24"/>
        </w:rPr>
        <w:br/>
      </w:r>
      <w:r w:rsidR="00141564">
        <w:rPr>
          <w:rFonts w:cs="Times New Roman"/>
          <w:color w:val="000000"/>
          <w:szCs w:val="24"/>
        </w:rPr>
        <w:t>Examples of</w:t>
      </w:r>
      <w:r w:rsidR="00BB650D">
        <w:rPr>
          <w:rFonts w:cs="Times New Roman"/>
          <w:color w:val="000000"/>
          <w:szCs w:val="24"/>
        </w:rPr>
        <w:t xml:space="preserve"> </w:t>
      </w:r>
      <w:r>
        <w:rPr>
          <w:rFonts w:cs="Times New Roman"/>
          <w:color w:val="000000"/>
          <w:szCs w:val="24"/>
        </w:rPr>
        <w:t>misconceptions and misunderstandings of measurement uncertainty in students ranging from middle school to college</w:t>
      </w:r>
      <w:r w:rsidR="00BB650D">
        <w:rPr>
          <w:rFonts w:cs="Times New Roman"/>
          <w:color w:val="000000"/>
          <w:szCs w:val="24"/>
        </w:rPr>
        <w:t xml:space="preserve"> </w:t>
      </w:r>
      <w:r w:rsidR="00141564">
        <w:rPr>
          <w:rFonts w:cs="Times New Roman"/>
          <w:color w:val="000000"/>
          <w:szCs w:val="24"/>
        </w:rPr>
        <w:t>include</w:t>
      </w:r>
      <w:r w:rsidR="00151254">
        <w:rPr>
          <w:rFonts w:cs="Times New Roman"/>
          <w:color w:val="000000"/>
          <w:szCs w:val="24"/>
        </w:rPr>
        <w:t xml:space="preserve"> </w:t>
      </w:r>
      <w:r w:rsidR="002218EB">
        <w:t>(</w:t>
      </w:r>
      <w:r w:rsidR="004D0A76">
        <w:t xml:space="preserve">cf., </w:t>
      </w:r>
      <w:proofErr w:type="spellStart"/>
      <w:r w:rsidR="002218EB">
        <w:t>Lubben</w:t>
      </w:r>
      <w:proofErr w:type="spellEnd"/>
      <w:r w:rsidR="002218EB">
        <w:t xml:space="preserve"> &amp; Millar, 1996):</w:t>
      </w:r>
    </w:p>
    <w:p w14:paraId="6BADED0C" w14:textId="77777777" w:rsidR="007F2F75" w:rsidRDefault="007F2F75" w:rsidP="00C246CA">
      <w:pPr>
        <w:pStyle w:val="ListParagraph"/>
        <w:numPr>
          <w:ilvl w:val="0"/>
          <w:numId w:val="4"/>
        </w:numPr>
        <w:spacing w:line="240" w:lineRule="auto"/>
        <w:ind w:left="720"/>
      </w:pPr>
      <w:r>
        <w:t>“</w:t>
      </w:r>
      <w:r w:rsidR="008423C2" w:rsidRPr="00A92D9F">
        <w:t>Measure</w:t>
      </w:r>
      <w:r w:rsidR="008423C2" w:rsidRPr="00E60689">
        <w:t xml:space="preserve"> once and this is the right value</w:t>
      </w:r>
      <w:r>
        <w:t>”</w:t>
      </w:r>
    </w:p>
    <w:p w14:paraId="0A6BE797" w14:textId="77777777" w:rsidR="00127F12" w:rsidRDefault="007F2F75" w:rsidP="00C246CA">
      <w:pPr>
        <w:pStyle w:val="ListParagraph"/>
        <w:numPr>
          <w:ilvl w:val="0"/>
          <w:numId w:val="4"/>
        </w:numPr>
        <w:spacing w:line="240" w:lineRule="auto"/>
        <w:ind w:left="720"/>
      </w:pPr>
      <w:r>
        <w:t>“</w:t>
      </w:r>
      <w:r w:rsidR="008423C2" w:rsidRPr="00E60689">
        <w:t>Unless you get a value different from what you expect, a measurement is correct</w:t>
      </w:r>
      <w:r>
        <w:t>”</w:t>
      </w:r>
      <w:r w:rsidR="00E60689" w:rsidRPr="007F2F75">
        <w:rPr>
          <w:rFonts w:cs="Times New Roman"/>
          <w:szCs w:val="24"/>
        </w:rPr>
        <w:t xml:space="preserve"> </w:t>
      </w:r>
    </w:p>
    <w:p w14:paraId="68A033A4" w14:textId="77777777" w:rsidR="00127F12" w:rsidRDefault="007F2F75" w:rsidP="00C246CA">
      <w:pPr>
        <w:pStyle w:val="ListParagraph"/>
        <w:widowControl w:val="0"/>
        <w:numPr>
          <w:ilvl w:val="0"/>
          <w:numId w:val="4"/>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w:i/>
          <w:color w:val="000000"/>
          <w:szCs w:val="18"/>
        </w:rPr>
      </w:pPr>
      <w:r>
        <w:rPr>
          <w:rFonts w:cs="Times"/>
          <w:color w:val="000000"/>
          <w:szCs w:val="18"/>
        </w:rPr>
        <w:t>“</w:t>
      </w:r>
      <w:r w:rsidR="008423C2" w:rsidRPr="00BC22E2">
        <w:rPr>
          <w:rFonts w:cs="Times"/>
          <w:color w:val="000000"/>
          <w:szCs w:val="18"/>
        </w:rPr>
        <w:t xml:space="preserve">Make a few trial measurements for practice, </w:t>
      </w:r>
      <w:r w:rsidR="00D82FFF" w:rsidRPr="00BC22E2">
        <w:rPr>
          <w:rFonts w:cs="Times"/>
          <w:color w:val="000000"/>
          <w:szCs w:val="18"/>
        </w:rPr>
        <w:t>then</w:t>
      </w:r>
      <w:r w:rsidR="008423C2" w:rsidRPr="00BC22E2">
        <w:rPr>
          <w:rFonts w:cs="Times"/>
          <w:color w:val="000000"/>
          <w:szCs w:val="18"/>
        </w:rPr>
        <w:t xml:space="preserve"> take the measurement you want</w:t>
      </w:r>
      <w:r w:rsidRPr="007F2F75">
        <w:rPr>
          <w:rFonts w:cs="Times"/>
          <w:color w:val="000000"/>
          <w:szCs w:val="18"/>
        </w:rPr>
        <w:t>”</w:t>
      </w:r>
      <w:r w:rsidR="008423C2" w:rsidRPr="00E60689">
        <w:rPr>
          <w:rFonts w:cs="Times"/>
          <w:i/>
          <w:color w:val="000000"/>
          <w:szCs w:val="18"/>
        </w:rPr>
        <w:t xml:space="preserve"> </w:t>
      </w:r>
      <w:r w:rsidR="00C55495" w:rsidRPr="00C55495">
        <w:rPr>
          <w:rFonts w:cs="Times"/>
          <w:color w:val="000000"/>
          <w:szCs w:val="18"/>
        </w:rPr>
        <w:t>(</w:t>
      </w:r>
      <w:r w:rsidR="004D0A76">
        <w:rPr>
          <w:rFonts w:cs="Times"/>
          <w:color w:val="000000"/>
          <w:szCs w:val="18"/>
        </w:rPr>
        <w:t xml:space="preserve">also </w:t>
      </w:r>
      <w:r w:rsidR="00C55495" w:rsidRPr="00C55495">
        <w:rPr>
          <w:rFonts w:cs="Times"/>
          <w:color w:val="000000"/>
          <w:szCs w:val="18"/>
        </w:rPr>
        <w:t>identified as “</w:t>
      </w:r>
      <w:proofErr w:type="spellStart"/>
      <w:r w:rsidR="00C55495" w:rsidRPr="00C55495">
        <w:rPr>
          <w:rFonts w:cs="Times"/>
          <w:color w:val="000000"/>
          <w:szCs w:val="18"/>
        </w:rPr>
        <w:t>perfecters</w:t>
      </w:r>
      <w:proofErr w:type="spellEnd"/>
      <w:r w:rsidR="00C55495" w:rsidRPr="00C55495">
        <w:rPr>
          <w:rFonts w:cs="Times"/>
          <w:color w:val="000000"/>
          <w:szCs w:val="18"/>
        </w:rPr>
        <w:t>” in Allie et al., 1998)</w:t>
      </w:r>
    </w:p>
    <w:p w14:paraId="64EA05B9" w14:textId="77777777" w:rsidR="007F2F75" w:rsidRPr="007F2F75" w:rsidRDefault="007F2F75" w:rsidP="00C246CA">
      <w:pPr>
        <w:pStyle w:val="ListParagraph"/>
        <w:widowControl w:val="0"/>
        <w:numPr>
          <w:ilvl w:val="0"/>
          <w:numId w:val="4"/>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w:i/>
          <w:szCs w:val="18"/>
        </w:rPr>
      </w:pPr>
      <w:r>
        <w:rPr>
          <w:rFonts w:cs="Times"/>
          <w:color w:val="000000"/>
          <w:szCs w:val="18"/>
        </w:rPr>
        <w:t>“</w:t>
      </w:r>
      <w:r w:rsidR="008423C2" w:rsidRPr="007F2F75">
        <w:rPr>
          <w:rFonts w:cs="Times"/>
          <w:color w:val="000000"/>
          <w:szCs w:val="18"/>
        </w:rPr>
        <w:t>Repeat measurements till you get a recurring value. This is the correct measurement</w:t>
      </w:r>
      <w:r w:rsidRPr="007F2F75">
        <w:rPr>
          <w:rFonts w:cs="Times"/>
          <w:color w:val="000000"/>
          <w:szCs w:val="18"/>
        </w:rPr>
        <w:t>”</w:t>
      </w:r>
      <w:r w:rsidR="008423C2" w:rsidRPr="007F2F75">
        <w:rPr>
          <w:rFonts w:cs="Times"/>
          <w:i/>
          <w:color w:val="000000"/>
          <w:szCs w:val="18"/>
        </w:rPr>
        <w:t xml:space="preserve"> </w:t>
      </w:r>
      <w:r w:rsidR="00C55495" w:rsidRPr="00C55495">
        <w:rPr>
          <w:rFonts w:cs="Times"/>
          <w:color w:val="000000"/>
          <w:szCs w:val="18"/>
        </w:rPr>
        <w:t>(</w:t>
      </w:r>
      <w:r w:rsidR="004D0A76">
        <w:rPr>
          <w:rFonts w:cs="Times"/>
          <w:color w:val="000000"/>
          <w:szCs w:val="18"/>
        </w:rPr>
        <w:t xml:space="preserve">also </w:t>
      </w:r>
      <w:r w:rsidR="00C55495" w:rsidRPr="00C55495">
        <w:rPr>
          <w:rFonts w:cs="Times"/>
          <w:color w:val="000000"/>
          <w:szCs w:val="18"/>
        </w:rPr>
        <w:t>identified as “</w:t>
      </w:r>
      <w:r w:rsidR="00C55495">
        <w:rPr>
          <w:rFonts w:cs="Times"/>
          <w:color w:val="000000"/>
          <w:szCs w:val="18"/>
        </w:rPr>
        <w:t>confirmers</w:t>
      </w:r>
      <w:r w:rsidR="00C55495" w:rsidRPr="00C55495">
        <w:rPr>
          <w:rFonts w:cs="Times"/>
          <w:color w:val="000000"/>
          <w:szCs w:val="18"/>
        </w:rPr>
        <w:t>” in Allie et al., 1998)</w:t>
      </w:r>
    </w:p>
    <w:p w14:paraId="00EA80AC" w14:textId="77777777" w:rsidR="007F2F75" w:rsidRPr="007F2F75" w:rsidRDefault="007F2F75" w:rsidP="00C246CA">
      <w:pPr>
        <w:pStyle w:val="ListParagraph"/>
        <w:widowControl w:val="0"/>
        <w:numPr>
          <w:ilvl w:val="0"/>
          <w:numId w:val="4"/>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w:i/>
          <w:szCs w:val="18"/>
        </w:rPr>
      </w:pPr>
      <w:r>
        <w:rPr>
          <w:rFonts w:cs="Times"/>
          <w:color w:val="000000"/>
          <w:szCs w:val="18"/>
        </w:rPr>
        <w:t>“</w:t>
      </w:r>
      <w:r w:rsidR="008423C2" w:rsidRPr="007F2F75">
        <w:rPr>
          <w:rFonts w:cs="Times"/>
          <w:color w:val="000000"/>
          <w:szCs w:val="18"/>
        </w:rPr>
        <w:t>You</w:t>
      </w:r>
      <w:r w:rsidR="000F052D" w:rsidRPr="007F2F75">
        <w:rPr>
          <w:rFonts w:cs="Times"/>
          <w:color w:val="000000"/>
          <w:szCs w:val="18"/>
        </w:rPr>
        <w:t xml:space="preserve"> </w:t>
      </w:r>
      <w:r w:rsidR="008423C2" w:rsidRPr="007F2F75">
        <w:rPr>
          <w:rFonts w:cs="Times"/>
          <w:color w:val="000000"/>
          <w:szCs w:val="18"/>
        </w:rPr>
        <w:t>need to</w:t>
      </w:r>
      <w:r w:rsidR="000F052D" w:rsidRPr="007F2F75">
        <w:rPr>
          <w:rFonts w:cs="Times"/>
          <w:color w:val="000000"/>
          <w:szCs w:val="18"/>
        </w:rPr>
        <w:t xml:space="preserve"> </w:t>
      </w:r>
      <w:r w:rsidR="008423C2" w:rsidRPr="007F2F75">
        <w:rPr>
          <w:rFonts w:cs="Times"/>
          <w:color w:val="000000"/>
          <w:szCs w:val="18"/>
        </w:rPr>
        <w:t>take a</w:t>
      </w:r>
      <w:r w:rsidR="000F052D" w:rsidRPr="007F2F75">
        <w:rPr>
          <w:rFonts w:cs="Times"/>
          <w:color w:val="000000"/>
          <w:szCs w:val="18"/>
        </w:rPr>
        <w:t xml:space="preserve"> </w:t>
      </w:r>
      <w:r w:rsidR="008423C2" w:rsidRPr="007F2F75">
        <w:rPr>
          <w:rFonts w:cs="Times"/>
          <w:color w:val="000000"/>
          <w:szCs w:val="18"/>
        </w:rPr>
        <w:t>mean of different measurements.</w:t>
      </w:r>
      <w:r w:rsidR="00E60689" w:rsidRPr="007F2F75">
        <w:rPr>
          <w:rFonts w:cs="Times"/>
          <w:color w:val="000000"/>
          <w:szCs w:val="18"/>
        </w:rPr>
        <w:t xml:space="preserve"> </w:t>
      </w:r>
      <w:r w:rsidR="008423C2" w:rsidRPr="007F2F75">
        <w:rPr>
          <w:rFonts w:cs="Times"/>
          <w:color w:val="000000"/>
          <w:szCs w:val="18"/>
        </w:rPr>
        <w:t>Slight</w:t>
      </w:r>
      <w:r w:rsidR="00E60689" w:rsidRPr="007F2F75">
        <w:rPr>
          <w:rFonts w:cs="Times"/>
          <w:color w:val="000000"/>
          <w:szCs w:val="18"/>
        </w:rPr>
        <w:t xml:space="preserve">ly vary the conditions to avoid </w:t>
      </w:r>
      <w:r w:rsidR="008423C2" w:rsidRPr="007F2F75">
        <w:rPr>
          <w:rFonts w:cs="Times"/>
          <w:color w:val="000000"/>
          <w:szCs w:val="18"/>
        </w:rPr>
        <w:t>getting the same results</w:t>
      </w:r>
      <w:r>
        <w:rPr>
          <w:rFonts w:cs="Times"/>
          <w:color w:val="000000"/>
          <w:szCs w:val="18"/>
        </w:rPr>
        <w:t>”</w:t>
      </w:r>
    </w:p>
    <w:p w14:paraId="3F5700A1" w14:textId="72585C7C" w:rsidR="007F2F75" w:rsidRPr="007F2F75" w:rsidRDefault="007F2F75" w:rsidP="00C246CA">
      <w:pPr>
        <w:pStyle w:val="ListParagraph"/>
        <w:widowControl w:val="0"/>
        <w:numPr>
          <w:ilvl w:val="0"/>
          <w:numId w:val="4"/>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w:i/>
          <w:szCs w:val="18"/>
        </w:rPr>
      </w:pPr>
      <w:r>
        <w:rPr>
          <w:rFonts w:cs="Times"/>
          <w:szCs w:val="18"/>
        </w:rPr>
        <w:t xml:space="preserve">“Take a mean of several measurements to take care of variation due to imprecise measuring. Quality of the results can be </w:t>
      </w:r>
      <w:commentRangeStart w:id="42"/>
      <w:del w:id="43" w:author="Author">
        <w:r w:rsidDel="003E27D8">
          <w:rPr>
            <w:rFonts w:cs="Times"/>
            <w:szCs w:val="18"/>
          </w:rPr>
          <w:delText xml:space="preserve">only </w:delText>
        </w:r>
      </w:del>
      <w:commentRangeEnd w:id="42"/>
      <w:r w:rsidR="003E27D8">
        <w:rPr>
          <w:rStyle w:val="CommentReference"/>
        </w:rPr>
        <w:commentReference w:id="42"/>
      </w:r>
      <w:r>
        <w:rPr>
          <w:rFonts w:cs="Times"/>
          <w:szCs w:val="18"/>
        </w:rPr>
        <w:t xml:space="preserve">judged only by authority source” </w:t>
      </w:r>
    </w:p>
    <w:p w14:paraId="07BFF889" w14:textId="77777777" w:rsidR="007F2F75" w:rsidRPr="007F2F75" w:rsidRDefault="007F2F75" w:rsidP="00C246CA">
      <w:pPr>
        <w:pStyle w:val="ListParagraph"/>
        <w:widowControl w:val="0"/>
        <w:numPr>
          <w:ilvl w:val="0"/>
          <w:numId w:val="4"/>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w:i/>
          <w:szCs w:val="18"/>
        </w:rPr>
      </w:pPr>
      <w:r>
        <w:rPr>
          <w:rFonts w:cs="Times"/>
          <w:szCs w:val="18"/>
        </w:rPr>
        <w:t>“Take a mean of several measurements. The spread of all the measurements indicates the quality of the result”</w:t>
      </w:r>
    </w:p>
    <w:p w14:paraId="6AAE48C1" w14:textId="77777777" w:rsidR="002218EB" w:rsidRPr="002218EB" w:rsidRDefault="007F2F75" w:rsidP="00C246CA">
      <w:pPr>
        <w:pStyle w:val="ListParagraph"/>
        <w:widowControl w:val="0"/>
        <w:numPr>
          <w:ilvl w:val="0"/>
          <w:numId w:val="4"/>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w:i/>
          <w:szCs w:val="18"/>
        </w:rPr>
      </w:pPr>
      <w:r>
        <w:rPr>
          <w:rFonts w:cs="Times"/>
          <w:szCs w:val="18"/>
        </w:rPr>
        <w:t>“The consistency of the set of measurements can be judged and anomalous measurements need to be rejected before taking a mean”</w:t>
      </w:r>
    </w:p>
    <w:p w14:paraId="3B29FBAA" w14:textId="77777777" w:rsidR="002218EB" w:rsidRPr="0060639C" w:rsidRDefault="0060639C" w:rsidP="0060639C">
      <w:pPr>
        <w:spacing w:line="240" w:lineRule="auto"/>
        <w:contextualSpacing/>
        <w:rPr>
          <w:rFonts w:cs="Times New Roman"/>
          <w:color w:val="000000"/>
          <w:szCs w:val="24"/>
        </w:rPr>
      </w:pPr>
      <w:r>
        <w:t xml:space="preserve">Similar to </w:t>
      </w:r>
      <w:proofErr w:type="spellStart"/>
      <w:r>
        <w:t>Lubben</w:t>
      </w:r>
      <w:proofErr w:type="spellEnd"/>
      <w:r>
        <w:t xml:space="preserve"> &amp; Millar (1996), Allie et al. </w:t>
      </w:r>
      <w:r w:rsidR="000A1763">
        <w:t>(</w:t>
      </w:r>
      <w:r>
        <w:t>1998</w:t>
      </w:r>
      <w:r w:rsidR="000A1763">
        <w:t>)</w:t>
      </w:r>
      <w:r>
        <w:t xml:space="preserve"> identif</w:t>
      </w:r>
      <w:r w:rsidR="004D0A76">
        <w:t>ied</w:t>
      </w:r>
      <w:r>
        <w:t xml:space="preserve"> a so-called group of “mean-</w:t>
      </w:r>
      <w:proofErr w:type="spellStart"/>
      <w:r>
        <w:t>reasoners</w:t>
      </w:r>
      <w:proofErr w:type="spellEnd"/>
      <w:r w:rsidR="000A1763">
        <w:t>,</w:t>
      </w:r>
      <w:r>
        <w:t xml:space="preserve">” some of which (wrongfully) repeat measurements for the purpose of improving </w:t>
      </w:r>
      <w:r w:rsidR="000A1763">
        <w:lastRenderedPageBreak/>
        <w:t xml:space="preserve">measurement </w:t>
      </w:r>
      <w:r>
        <w:t>accuracy</w:t>
      </w:r>
      <w:r w:rsidR="000A1763">
        <w:t>, while other students in this group take repeated measurements to either establish a mean (the majority</w:t>
      </w:r>
      <w:r w:rsidR="004D0A76">
        <w:t xml:space="preserve"> of students</w:t>
      </w:r>
      <w:r w:rsidR="000A1763">
        <w:t>) or establish a spread</w:t>
      </w:r>
      <w:r>
        <w:t xml:space="preserve">. </w:t>
      </w:r>
      <w:r w:rsidR="000A1763">
        <w:t xml:space="preserve">Perhaps most interesting is, however, that a significantly lower number of students in this study saw the need to repeat measurements when measuring distances compared to </w:t>
      </w:r>
      <w:r w:rsidR="004D0A76">
        <w:t xml:space="preserve">when taking </w:t>
      </w:r>
      <w:r w:rsidR="000A1763">
        <w:t>measur</w:t>
      </w:r>
      <w:r w:rsidR="004D0A76">
        <w:t>ements of</w:t>
      </w:r>
      <w:r w:rsidR="000A1763">
        <w:t xml:space="preserve"> time.   </w:t>
      </w:r>
    </w:p>
    <w:p w14:paraId="54A883A5" w14:textId="77777777" w:rsidR="00FC6F89" w:rsidRDefault="00FC6F89" w:rsidP="00520F7D">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Times"/>
          <w:color w:val="000000"/>
          <w:szCs w:val="18"/>
        </w:rPr>
      </w:pPr>
    </w:p>
    <w:p w14:paraId="5FCF3771" w14:textId="77777777" w:rsidR="00FC6F89" w:rsidRPr="00C44F1C" w:rsidRDefault="00FC6F89" w:rsidP="00520F7D">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Times"/>
          <w:color w:val="000000"/>
          <w:szCs w:val="18"/>
        </w:rPr>
      </w:pPr>
      <w:r>
        <w:rPr>
          <w:rFonts w:cs="Times"/>
          <w:color w:val="000000"/>
          <w:szCs w:val="18"/>
        </w:rPr>
        <w:t>The course materials that we discuss in Section 4 directly address some of these common misconceptions.</w:t>
      </w:r>
      <w:r w:rsidR="00FA20BF">
        <w:rPr>
          <w:rFonts w:cs="Times"/>
          <w:color w:val="000000"/>
          <w:szCs w:val="18"/>
        </w:rPr>
        <w:t xml:space="preserve"> We next define the specific learning objectives </w:t>
      </w:r>
      <w:r w:rsidR="00046F41">
        <w:rPr>
          <w:rFonts w:cs="Times"/>
          <w:color w:val="000000"/>
          <w:szCs w:val="18"/>
        </w:rPr>
        <w:t xml:space="preserve">associated with the metrology lecture material. </w:t>
      </w:r>
    </w:p>
    <w:p w14:paraId="2B8ED679" w14:textId="77777777" w:rsidR="00724BDF" w:rsidRDefault="00724BDF" w:rsidP="00520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Times New Roman"/>
          <w:color w:val="000000"/>
          <w:szCs w:val="24"/>
        </w:rPr>
      </w:pPr>
    </w:p>
    <w:p w14:paraId="21C6B36E" w14:textId="77777777" w:rsidR="008F0FEC" w:rsidRDefault="008F0FEC" w:rsidP="00520F7D">
      <w:pPr>
        <w:spacing w:after="0" w:line="240" w:lineRule="auto"/>
        <w:contextualSpacing/>
        <w:outlineLvl w:val="0"/>
        <w:rPr>
          <w:rFonts w:cs="Times New Roman"/>
          <w:b/>
          <w:sz w:val="28"/>
          <w:szCs w:val="28"/>
        </w:rPr>
      </w:pPr>
      <w:r>
        <w:rPr>
          <w:rFonts w:cs="Times New Roman"/>
          <w:b/>
          <w:sz w:val="28"/>
          <w:szCs w:val="28"/>
        </w:rPr>
        <w:t>3. Learning Objectives</w:t>
      </w:r>
    </w:p>
    <w:p w14:paraId="5EDE43C6" w14:textId="77777777" w:rsidR="00A61F6D" w:rsidRPr="008F0FEC" w:rsidRDefault="00A61F6D" w:rsidP="00520F7D">
      <w:pPr>
        <w:spacing w:after="0" w:line="240" w:lineRule="auto"/>
        <w:contextualSpacing/>
        <w:outlineLvl w:val="0"/>
        <w:rPr>
          <w:rFonts w:cs="Times New Roman"/>
          <w:b/>
          <w:sz w:val="28"/>
          <w:szCs w:val="28"/>
        </w:rPr>
      </w:pPr>
    </w:p>
    <w:p w14:paraId="0FDAE158" w14:textId="77777777" w:rsidR="00251ABE" w:rsidRPr="007F2163" w:rsidRDefault="00251ABE" w:rsidP="00520F7D">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Times New Roman"/>
          <w:color w:val="000000"/>
          <w:szCs w:val="24"/>
        </w:rPr>
      </w:pPr>
      <w:r>
        <w:rPr>
          <w:rFonts w:cs="Times New Roman"/>
          <w:color w:val="000000"/>
          <w:szCs w:val="24"/>
        </w:rPr>
        <w:t>In the following, we distinguish between a broader set of learning objectives that focus on improving students’ perception, interest, and understanding</w:t>
      </w:r>
      <w:r w:rsidR="00D3428D">
        <w:rPr>
          <w:rFonts w:cs="Times New Roman"/>
          <w:color w:val="000000"/>
          <w:szCs w:val="24"/>
        </w:rPr>
        <w:t xml:space="preserve"> of statistics a</w:t>
      </w:r>
      <w:r w:rsidR="00900D52">
        <w:rPr>
          <w:rFonts w:cs="Times New Roman"/>
          <w:color w:val="000000"/>
          <w:szCs w:val="24"/>
        </w:rPr>
        <w:t>s well as</w:t>
      </w:r>
      <w:r w:rsidR="00D3428D">
        <w:rPr>
          <w:rFonts w:cs="Times New Roman"/>
          <w:color w:val="000000"/>
          <w:szCs w:val="24"/>
        </w:rPr>
        <w:t xml:space="preserve"> variability</w:t>
      </w:r>
      <w:r w:rsidR="004339DE">
        <w:rPr>
          <w:rFonts w:cs="Times New Roman"/>
          <w:color w:val="000000"/>
          <w:szCs w:val="24"/>
        </w:rPr>
        <w:t xml:space="preserve"> (denoted “B”)</w:t>
      </w:r>
      <w:r>
        <w:rPr>
          <w:rFonts w:cs="Times New Roman"/>
          <w:color w:val="000000"/>
          <w:szCs w:val="24"/>
        </w:rPr>
        <w:t>, and a set of learning objectives that focus on metrology-specific issues (denoted “M”).</w:t>
      </w:r>
      <w:r w:rsidR="00900D52">
        <w:rPr>
          <w:rFonts w:cs="Times New Roman"/>
          <w:color w:val="000000"/>
          <w:szCs w:val="24"/>
        </w:rPr>
        <w:t xml:space="preserve"> </w:t>
      </w:r>
      <w:r w:rsidR="004339DE">
        <w:rPr>
          <w:rFonts w:cs="Times New Roman"/>
          <w:color w:val="000000"/>
          <w:szCs w:val="24"/>
        </w:rPr>
        <w:t>T</w:t>
      </w:r>
      <w:r>
        <w:rPr>
          <w:rFonts w:cs="Times New Roman"/>
          <w:color w:val="000000"/>
          <w:szCs w:val="24"/>
        </w:rPr>
        <w:t>hree broad learning objectives, ordered from a lower to higher level of understanding</w:t>
      </w:r>
      <w:r w:rsidR="004339DE">
        <w:rPr>
          <w:rFonts w:cs="Times New Roman"/>
          <w:color w:val="000000"/>
          <w:szCs w:val="24"/>
        </w:rPr>
        <w:t xml:space="preserve"> </w:t>
      </w:r>
      <w:r w:rsidR="00900D52">
        <w:rPr>
          <w:rFonts w:cs="Times New Roman"/>
          <w:color w:val="000000"/>
          <w:szCs w:val="24"/>
        </w:rPr>
        <w:t>emerge</w:t>
      </w:r>
      <w:r>
        <w:rPr>
          <w:rFonts w:cs="Times New Roman"/>
          <w:color w:val="000000"/>
          <w:szCs w:val="24"/>
        </w:rPr>
        <w:t>:</w:t>
      </w:r>
    </w:p>
    <w:p w14:paraId="5B039B59" w14:textId="77777777" w:rsidR="00055B19" w:rsidRDefault="00760C50" w:rsidP="00D50064">
      <w:pPr>
        <w:pStyle w:val="ListParagraph"/>
        <w:numPr>
          <w:ilvl w:val="0"/>
          <w:numId w:val="2"/>
        </w:numPr>
        <w:spacing w:after="0" w:line="240" w:lineRule="auto"/>
        <w:ind w:left="810" w:hanging="450"/>
        <w:rPr>
          <w:rFonts w:cs="Times New Roman"/>
          <w:szCs w:val="24"/>
        </w:rPr>
      </w:pPr>
      <w:r>
        <w:rPr>
          <w:rFonts w:cs="Times New Roman"/>
          <w:szCs w:val="24"/>
        </w:rPr>
        <w:t>To i</w:t>
      </w:r>
      <w:r w:rsidR="008144D7">
        <w:rPr>
          <w:rFonts w:cs="Times New Roman"/>
          <w:szCs w:val="24"/>
        </w:rPr>
        <w:t>mprove students’ perception</w:t>
      </w:r>
      <w:r w:rsidR="00251ABE">
        <w:rPr>
          <w:rFonts w:cs="Times New Roman"/>
          <w:szCs w:val="24"/>
        </w:rPr>
        <w:t xml:space="preserve"> of the use and value of statistics in their personal and professional lives.</w:t>
      </w:r>
    </w:p>
    <w:p w14:paraId="346B8FE2" w14:textId="77777777" w:rsidR="00055B19" w:rsidRDefault="00760C50" w:rsidP="00D50064">
      <w:pPr>
        <w:pStyle w:val="ListParagraph"/>
        <w:numPr>
          <w:ilvl w:val="0"/>
          <w:numId w:val="2"/>
        </w:numPr>
        <w:spacing w:after="0" w:line="240" w:lineRule="auto"/>
        <w:ind w:left="810" w:hanging="450"/>
        <w:rPr>
          <w:rFonts w:cs="Times New Roman"/>
          <w:szCs w:val="24"/>
        </w:rPr>
      </w:pPr>
      <w:r>
        <w:rPr>
          <w:rFonts w:cs="Times New Roman"/>
          <w:szCs w:val="24"/>
        </w:rPr>
        <w:t>To f</w:t>
      </w:r>
      <w:r w:rsidR="00251ABE">
        <w:rPr>
          <w:rFonts w:cs="Times New Roman"/>
          <w:szCs w:val="24"/>
        </w:rPr>
        <w:t xml:space="preserve">oster a deeper understanding of variability in data. </w:t>
      </w:r>
    </w:p>
    <w:p w14:paraId="1D7B8FD2" w14:textId="77777777" w:rsidR="00055B19" w:rsidRDefault="00760C50" w:rsidP="00D50064">
      <w:pPr>
        <w:pStyle w:val="ListParagraph"/>
        <w:numPr>
          <w:ilvl w:val="0"/>
          <w:numId w:val="2"/>
        </w:numPr>
        <w:spacing w:after="0" w:line="240" w:lineRule="auto"/>
        <w:ind w:left="810" w:hanging="450"/>
        <w:rPr>
          <w:rFonts w:cs="Times New Roman"/>
          <w:szCs w:val="24"/>
        </w:rPr>
      </w:pPr>
      <w:r>
        <w:rPr>
          <w:rFonts w:cs="Times New Roman"/>
          <w:szCs w:val="24"/>
        </w:rPr>
        <w:t>To i</w:t>
      </w:r>
      <w:r w:rsidR="00251ABE">
        <w:rPr>
          <w:rFonts w:cs="Times New Roman"/>
          <w:szCs w:val="24"/>
        </w:rPr>
        <w:t>ntroduce the idea of measurement error</w:t>
      </w:r>
      <w:r w:rsidR="00DC42E7">
        <w:rPr>
          <w:rFonts w:cs="Times New Roman"/>
          <w:szCs w:val="24"/>
        </w:rPr>
        <w:t xml:space="preserve"> in data</w:t>
      </w:r>
      <w:r w:rsidR="00251ABE">
        <w:rPr>
          <w:rFonts w:cs="Times New Roman"/>
          <w:szCs w:val="24"/>
        </w:rPr>
        <w:t>.</w:t>
      </w:r>
    </w:p>
    <w:p w14:paraId="2849200A" w14:textId="090DF65D" w:rsidR="00955140" w:rsidRDefault="00955140" w:rsidP="00955140">
      <w:pPr>
        <w:spacing w:after="0" w:line="240" w:lineRule="auto"/>
        <w:rPr>
          <w:rFonts w:cs="Times New Roman"/>
          <w:color w:val="000000"/>
          <w:szCs w:val="24"/>
        </w:rPr>
      </w:pPr>
      <w:r>
        <w:rPr>
          <w:rFonts w:cs="Times New Roman"/>
          <w:szCs w:val="24"/>
        </w:rPr>
        <w:t>These</w:t>
      </w:r>
      <w:r w:rsidRPr="00955140">
        <w:rPr>
          <w:rFonts w:cs="Times New Roman"/>
          <w:color w:val="000000"/>
          <w:szCs w:val="24"/>
        </w:rPr>
        <w:t xml:space="preserve"> </w:t>
      </w:r>
      <w:r>
        <w:rPr>
          <w:rFonts w:cs="Times New Roman"/>
          <w:color w:val="000000"/>
          <w:szCs w:val="24"/>
        </w:rPr>
        <w:t xml:space="preserve">learning objectives are primarily intended for students </w:t>
      </w:r>
      <w:del w:id="44" w:author="Dr. Michelle Everson" w:date="2013-11-17T09:50:00Z">
        <w:r w:rsidDel="00CE3AD3">
          <w:rPr>
            <w:rFonts w:cs="Times New Roman"/>
            <w:color w:val="000000"/>
            <w:szCs w:val="24"/>
          </w:rPr>
          <w:delText xml:space="preserve">that </w:delText>
        </w:r>
      </w:del>
      <w:ins w:id="45" w:author="Dr. Michelle Everson" w:date="2013-11-17T09:50:00Z">
        <w:r w:rsidR="00CE3AD3">
          <w:rPr>
            <w:rFonts w:cs="Times New Roman"/>
            <w:color w:val="000000"/>
            <w:szCs w:val="24"/>
          </w:rPr>
          <w:t xml:space="preserve">who </w:t>
        </w:r>
      </w:ins>
      <w:r>
        <w:rPr>
          <w:rFonts w:cs="Times New Roman"/>
          <w:color w:val="000000"/>
          <w:szCs w:val="24"/>
        </w:rPr>
        <w:t xml:space="preserve">take a </w:t>
      </w:r>
      <w:proofErr w:type="spellStart"/>
      <w:r>
        <w:rPr>
          <w:rFonts w:cs="Times New Roman"/>
          <w:color w:val="000000"/>
          <w:szCs w:val="24"/>
        </w:rPr>
        <w:t>first</w:t>
      </w:r>
      <w:del w:id="46" w:author="Author">
        <w:r w:rsidDel="005441E4">
          <w:rPr>
            <w:rFonts w:cs="Times New Roman"/>
            <w:color w:val="000000"/>
            <w:szCs w:val="24"/>
          </w:rPr>
          <w:delText xml:space="preserve"> introductory </w:delText>
        </w:r>
      </w:del>
      <w:r>
        <w:rPr>
          <w:rFonts w:cs="Times New Roman"/>
          <w:color w:val="000000"/>
          <w:szCs w:val="24"/>
        </w:rPr>
        <w:t>statistics</w:t>
      </w:r>
      <w:proofErr w:type="spellEnd"/>
      <w:r>
        <w:rPr>
          <w:rFonts w:cs="Times New Roman"/>
          <w:color w:val="000000"/>
          <w:szCs w:val="24"/>
        </w:rPr>
        <w:t xml:space="preserve"> course that frequently serves to fulfill a quantitative reasoning requirement in many colleges and universities. The majority of these students tend to have little</w:t>
      </w:r>
      <w:del w:id="47" w:author="Author">
        <w:r w:rsidDel="005441E4">
          <w:rPr>
            <w:rFonts w:cs="Times New Roman"/>
            <w:color w:val="000000"/>
            <w:szCs w:val="24"/>
          </w:rPr>
          <w:delText>, often varying</w:delText>
        </w:r>
      </w:del>
      <w:r>
        <w:rPr>
          <w:rFonts w:cs="Times New Roman"/>
          <w:color w:val="000000"/>
          <w:szCs w:val="24"/>
        </w:rPr>
        <w:t xml:space="preserve"> mathematical background</w:t>
      </w:r>
      <w:del w:id="48" w:author="Author">
        <w:r w:rsidDel="005441E4">
          <w:rPr>
            <w:rFonts w:cs="Times New Roman"/>
            <w:color w:val="000000"/>
            <w:szCs w:val="24"/>
          </w:rPr>
          <w:delText>s</w:delText>
        </w:r>
      </w:del>
      <w:r>
        <w:rPr>
          <w:rFonts w:cs="Times New Roman"/>
          <w:color w:val="000000"/>
          <w:szCs w:val="24"/>
        </w:rPr>
        <w:t xml:space="preserve"> and a diverse set of academic interests.</w:t>
      </w:r>
    </w:p>
    <w:p w14:paraId="185EF4AE" w14:textId="77777777" w:rsidR="006A47F2" w:rsidRPr="00955140" w:rsidRDefault="006A47F2" w:rsidP="00955140">
      <w:pPr>
        <w:spacing w:after="0" w:line="240" w:lineRule="auto"/>
        <w:rPr>
          <w:rFonts w:cs="Times New Roman"/>
          <w:szCs w:val="24"/>
        </w:rPr>
      </w:pPr>
    </w:p>
    <w:p w14:paraId="0DDD70E9" w14:textId="77777777" w:rsidR="00251ABE" w:rsidRDefault="004339DE" w:rsidP="004339DE">
      <w:pPr>
        <w:widowControl w:val="0"/>
        <w:autoSpaceDE w:val="0"/>
        <w:autoSpaceDN w:val="0"/>
        <w:adjustRightInd w:val="0"/>
        <w:spacing w:after="0" w:line="240" w:lineRule="auto"/>
        <w:contextualSpacing/>
        <w:rPr>
          <w:rFonts w:cs="Times New Roman"/>
          <w:color w:val="000000"/>
          <w:szCs w:val="24"/>
        </w:rPr>
      </w:pPr>
      <w:r>
        <w:rPr>
          <w:rFonts w:cs="Times New Roman"/>
          <w:color w:val="000000"/>
          <w:szCs w:val="24"/>
        </w:rPr>
        <w:t xml:space="preserve">We distinguish between the following </w:t>
      </w:r>
      <w:r w:rsidR="00251ABE" w:rsidRPr="000B5054">
        <w:rPr>
          <w:rFonts w:cs="Times New Roman"/>
          <w:color w:val="000000"/>
          <w:szCs w:val="24"/>
        </w:rPr>
        <w:t>metrology-specific learning objectives:</w:t>
      </w:r>
    </w:p>
    <w:p w14:paraId="034148E1" w14:textId="4A35F27C" w:rsidR="00251ABE" w:rsidRDefault="00251ABE" w:rsidP="00520F7D">
      <w:pPr>
        <w:widowControl w:val="0"/>
        <w:autoSpaceDE w:val="0"/>
        <w:autoSpaceDN w:val="0"/>
        <w:adjustRightInd w:val="0"/>
        <w:spacing w:after="0" w:line="240" w:lineRule="auto"/>
        <w:ind w:left="810" w:hanging="450"/>
        <w:contextualSpacing/>
        <w:rPr>
          <w:rFonts w:cs="Times New Roman"/>
          <w:color w:val="000000"/>
          <w:szCs w:val="24"/>
        </w:rPr>
      </w:pPr>
      <w:r>
        <w:rPr>
          <w:rFonts w:cs="Times New Roman"/>
          <w:color w:val="000000"/>
          <w:szCs w:val="24"/>
        </w:rPr>
        <w:t>M1.</w:t>
      </w:r>
      <w:r>
        <w:rPr>
          <w:rFonts w:cs="Times New Roman"/>
          <w:color w:val="000000"/>
          <w:szCs w:val="24"/>
        </w:rPr>
        <w:tab/>
      </w:r>
      <w:proofErr w:type="gramStart"/>
      <w:r w:rsidR="008D1C81">
        <w:rPr>
          <w:rFonts w:cs="Times New Roman"/>
          <w:color w:val="000000"/>
          <w:szCs w:val="24"/>
        </w:rPr>
        <w:t xml:space="preserve">To </w:t>
      </w:r>
      <w:ins w:id="49" w:author="Author">
        <w:r w:rsidR="00744B7D">
          <w:rPr>
            <w:rFonts w:cs="Times New Roman"/>
            <w:color w:val="000000"/>
            <w:szCs w:val="24"/>
          </w:rPr>
          <w:t xml:space="preserve">recognize and </w:t>
        </w:r>
      </w:ins>
      <w:r w:rsidR="008D1C81">
        <w:rPr>
          <w:rFonts w:cs="Times New Roman"/>
          <w:color w:val="000000"/>
          <w:szCs w:val="24"/>
        </w:rPr>
        <w:t>a</w:t>
      </w:r>
      <w:r w:rsidRPr="000B5054">
        <w:rPr>
          <w:rFonts w:cs="Times New Roman"/>
          <w:color w:val="000000"/>
          <w:szCs w:val="24"/>
        </w:rPr>
        <w:t xml:space="preserve">ccount for measurement error </w:t>
      </w:r>
      <w:ins w:id="50" w:author="Author">
        <w:r w:rsidR="000D2DF9">
          <w:rPr>
            <w:rFonts w:cs="Times New Roman"/>
            <w:color w:val="000000"/>
            <w:szCs w:val="24"/>
          </w:rPr>
          <w:t xml:space="preserve">even </w:t>
        </w:r>
      </w:ins>
      <w:r w:rsidRPr="000B5054">
        <w:rPr>
          <w:rFonts w:cs="Times New Roman"/>
          <w:color w:val="000000"/>
          <w:szCs w:val="24"/>
        </w:rPr>
        <w:t>when reporting a single measurement.</w:t>
      </w:r>
      <w:proofErr w:type="gramEnd"/>
    </w:p>
    <w:p w14:paraId="7A9595FC" w14:textId="77777777" w:rsidR="00251ABE" w:rsidRDefault="00251ABE" w:rsidP="00520F7D">
      <w:pPr>
        <w:widowControl w:val="0"/>
        <w:autoSpaceDE w:val="0"/>
        <w:autoSpaceDN w:val="0"/>
        <w:adjustRightInd w:val="0"/>
        <w:spacing w:after="0" w:line="240" w:lineRule="auto"/>
        <w:ind w:left="810" w:hanging="450"/>
        <w:contextualSpacing/>
        <w:rPr>
          <w:rFonts w:cs="Times New Roman"/>
          <w:color w:val="000000"/>
          <w:szCs w:val="24"/>
        </w:rPr>
      </w:pPr>
      <w:r>
        <w:rPr>
          <w:rFonts w:cs="Times New Roman"/>
          <w:color w:val="000000"/>
          <w:szCs w:val="24"/>
        </w:rPr>
        <w:t>M2.</w:t>
      </w:r>
      <w:r>
        <w:rPr>
          <w:rFonts w:cs="Times New Roman"/>
          <w:color w:val="000000"/>
          <w:szCs w:val="24"/>
        </w:rPr>
        <w:tab/>
      </w:r>
      <w:r w:rsidR="008D1C81">
        <w:rPr>
          <w:rFonts w:cs="Times New Roman"/>
          <w:color w:val="000000"/>
          <w:szCs w:val="24"/>
        </w:rPr>
        <w:t>To e</w:t>
      </w:r>
      <w:r w:rsidRPr="000B5054">
        <w:rPr>
          <w:rFonts w:cs="Times New Roman"/>
          <w:color w:val="000000"/>
          <w:szCs w:val="24"/>
        </w:rPr>
        <w:t>xamine the role of variability in the measurement process</w:t>
      </w:r>
      <w:r>
        <w:rPr>
          <w:rFonts w:cs="Times New Roman"/>
          <w:color w:val="000000"/>
          <w:szCs w:val="24"/>
        </w:rPr>
        <w:t xml:space="preserve"> and understand how </w:t>
      </w:r>
      <w:r w:rsidRPr="000B5054">
        <w:rPr>
          <w:rFonts w:cs="Times New Roman"/>
          <w:color w:val="000000"/>
          <w:szCs w:val="24"/>
        </w:rPr>
        <w:t>this variability influences how measurements are taken.</w:t>
      </w:r>
    </w:p>
    <w:p w14:paraId="57A7D1DE" w14:textId="2EC55473" w:rsidR="00251ABE" w:rsidRDefault="00251ABE" w:rsidP="00520F7D">
      <w:pPr>
        <w:widowControl w:val="0"/>
        <w:autoSpaceDE w:val="0"/>
        <w:autoSpaceDN w:val="0"/>
        <w:adjustRightInd w:val="0"/>
        <w:spacing w:after="0" w:line="240" w:lineRule="auto"/>
        <w:ind w:left="810" w:hanging="450"/>
        <w:contextualSpacing/>
        <w:rPr>
          <w:rFonts w:cs="Times New Roman"/>
          <w:color w:val="000000"/>
          <w:szCs w:val="24"/>
        </w:rPr>
      </w:pPr>
      <w:r>
        <w:rPr>
          <w:rFonts w:cs="Times New Roman"/>
          <w:color w:val="000000"/>
          <w:szCs w:val="24"/>
        </w:rPr>
        <w:t>M3.</w:t>
      </w:r>
      <w:r>
        <w:rPr>
          <w:rFonts w:cs="Times New Roman"/>
          <w:color w:val="000000"/>
          <w:szCs w:val="24"/>
        </w:rPr>
        <w:tab/>
      </w:r>
      <w:r w:rsidR="008D1C81">
        <w:rPr>
          <w:rFonts w:cs="Times New Roman"/>
          <w:color w:val="000000"/>
          <w:szCs w:val="24"/>
        </w:rPr>
        <w:t>To r</w:t>
      </w:r>
      <w:r w:rsidR="00CE57EA">
        <w:rPr>
          <w:rFonts w:cs="Times New Roman"/>
          <w:color w:val="000000"/>
          <w:szCs w:val="24"/>
        </w:rPr>
        <w:t xml:space="preserve">ecognize that measurements are approximations to the true value of interest due to the finite precision </w:t>
      </w:r>
      <w:ins w:id="51" w:author="Author">
        <w:r w:rsidR="005441E4">
          <w:rPr>
            <w:rFonts w:cs="Times New Roman"/>
            <w:color w:val="000000"/>
            <w:szCs w:val="24"/>
          </w:rPr>
          <w:t xml:space="preserve">and potential for bias </w:t>
        </w:r>
      </w:ins>
      <w:del w:id="52" w:author="Author">
        <w:r w:rsidR="00CE57EA" w:rsidDel="00744B7D">
          <w:rPr>
            <w:rFonts w:cs="Times New Roman"/>
            <w:color w:val="000000"/>
            <w:szCs w:val="24"/>
          </w:rPr>
          <w:delText>of</w:delText>
        </w:r>
      </w:del>
      <w:ins w:id="53" w:author="Author">
        <w:r w:rsidR="00744B7D">
          <w:rPr>
            <w:rFonts w:cs="Times New Roman"/>
            <w:color w:val="000000"/>
            <w:szCs w:val="24"/>
          </w:rPr>
          <w:t>in the</w:t>
        </w:r>
        <w:r w:rsidR="005441E4">
          <w:rPr>
            <w:rFonts w:cs="Times New Roman"/>
            <w:color w:val="000000"/>
            <w:szCs w:val="24"/>
          </w:rPr>
          <w:t xml:space="preserve"> results obtained from</w:t>
        </w:r>
      </w:ins>
      <w:r w:rsidR="00CE57EA">
        <w:rPr>
          <w:rFonts w:cs="Times New Roman"/>
          <w:color w:val="000000"/>
          <w:szCs w:val="24"/>
        </w:rPr>
        <w:t xml:space="preserve"> a</w:t>
      </w:r>
      <w:ins w:id="54" w:author="Author">
        <w:r w:rsidR="005441E4">
          <w:rPr>
            <w:rFonts w:cs="Times New Roman"/>
            <w:color w:val="000000"/>
            <w:szCs w:val="24"/>
          </w:rPr>
          <w:t>ny</w:t>
        </w:r>
      </w:ins>
      <w:r w:rsidR="00CE57EA">
        <w:rPr>
          <w:rFonts w:cs="Times New Roman"/>
          <w:color w:val="000000"/>
          <w:szCs w:val="24"/>
        </w:rPr>
        <w:t xml:space="preserve"> measurement device.</w:t>
      </w:r>
    </w:p>
    <w:p w14:paraId="5C2B2303" w14:textId="77777777" w:rsidR="00251ABE" w:rsidRDefault="00251ABE" w:rsidP="00520F7D">
      <w:pPr>
        <w:widowControl w:val="0"/>
        <w:autoSpaceDE w:val="0"/>
        <w:autoSpaceDN w:val="0"/>
        <w:adjustRightInd w:val="0"/>
        <w:spacing w:after="0" w:line="240" w:lineRule="auto"/>
        <w:ind w:left="810" w:hanging="450"/>
        <w:contextualSpacing/>
        <w:rPr>
          <w:rFonts w:cs="Times New Roman"/>
          <w:color w:val="000000"/>
          <w:szCs w:val="24"/>
        </w:rPr>
      </w:pPr>
      <w:r>
        <w:rPr>
          <w:rFonts w:cs="Times New Roman"/>
          <w:color w:val="000000"/>
          <w:szCs w:val="24"/>
        </w:rPr>
        <w:t>M4.</w:t>
      </w:r>
      <w:r>
        <w:rPr>
          <w:rFonts w:cs="Times New Roman"/>
          <w:color w:val="000000"/>
          <w:szCs w:val="24"/>
        </w:rPr>
        <w:tab/>
      </w:r>
      <w:r w:rsidR="008D1C81">
        <w:rPr>
          <w:rFonts w:cs="Times New Roman"/>
          <w:color w:val="000000"/>
          <w:szCs w:val="24"/>
        </w:rPr>
        <w:t>To i</w:t>
      </w:r>
      <w:r w:rsidRPr="000B5054">
        <w:rPr>
          <w:rFonts w:cs="Times New Roman"/>
          <w:color w:val="000000"/>
          <w:szCs w:val="24"/>
        </w:rPr>
        <w:t>dentify features and patterns in a graphical d</w:t>
      </w:r>
      <w:r>
        <w:rPr>
          <w:rFonts w:cs="Times New Roman"/>
          <w:color w:val="000000"/>
          <w:szCs w:val="24"/>
        </w:rPr>
        <w:t xml:space="preserve">isplay of data </w:t>
      </w:r>
      <w:r w:rsidR="00DB5C58">
        <w:rPr>
          <w:rFonts w:cs="Times New Roman"/>
          <w:color w:val="000000"/>
          <w:szCs w:val="24"/>
        </w:rPr>
        <w:t>that illustrates</w:t>
      </w:r>
      <w:r>
        <w:rPr>
          <w:rFonts w:cs="Times New Roman"/>
          <w:color w:val="000000"/>
          <w:szCs w:val="24"/>
        </w:rPr>
        <w:t xml:space="preserve"> the contributions to variability from</w:t>
      </w:r>
      <w:r w:rsidRPr="000B5054">
        <w:rPr>
          <w:rFonts w:cs="Times New Roman"/>
          <w:color w:val="000000"/>
          <w:szCs w:val="24"/>
        </w:rPr>
        <w:t xml:space="preserve"> different sources of measurement error.</w:t>
      </w:r>
    </w:p>
    <w:p w14:paraId="7DEB2378" w14:textId="77777777" w:rsidR="00BF2DDD" w:rsidRDefault="00251ABE" w:rsidP="00520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Times New Roman"/>
          <w:color w:val="000000"/>
          <w:szCs w:val="24"/>
        </w:rPr>
      </w:pPr>
      <w:r>
        <w:rPr>
          <w:rFonts w:cs="Times New Roman"/>
          <w:color w:val="000000"/>
          <w:szCs w:val="24"/>
        </w:rPr>
        <w:t>The metrology-specific objectives address</w:t>
      </w:r>
      <w:r w:rsidR="004339DE">
        <w:rPr>
          <w:rFonts w:cs="Times New Roman"/>
          <w:color w:val="000000"/>
          <w:szCs w:val="24"/>
        </w:rPr>
        <w:t xml:space="preserve"> </w:t>
      </w:r>
      <w:r>
        <w:rPr>
          <w:rFonts w:cs="Times New Roman"/>
          <w:color w:val="000000"/>
          <w:szCs w:val="24"/>
        </w:rPr>
        <w:t xml:space="preserve">the </w:t>
      </w:r>
      <w:r w:rsidR="000655F2">
        <w:rPr>
          <w:rFonts w:cs="Times New Roman"/>
          <w:color w:val="000000"/>
          <w:szCs w:val="24"/>
        </w:rPr>
        <w:t>experimentation-focused</w:t>
      </w:r>
      <w:r>
        <w:rPr>
          <w:rFonts w:cs="Times New Roman"/>
          <w:color w:val="000000"/>
          <w:szCs w:val="24"/>
        </w:rPr>
        <w:t xml:space="preserve"> misconceptions discussed in Section 2. </w:t>
      </w:r>
    </w:p>
    <w:p w14:paraId="6C764D04" w14:textId="77777777" w:rsidR="00660030" w:rsidRDefault="00660030" w:rsidP="00520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Times New Roman"/>
          <w:color w:val="000000"/>
          <w:szCs w:val="24"/>
        </w:rPr>
      </w:pPr>
    </w:p>
    <w:p w14:paraId="40BCBCB0" w14:textId="77777777" w:rsidR="00896D25" w:rsidRPr="007D7197" w:rsidRDefault="00317BE9" w:rsidP="00520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Times New Roman"/>
          <w:color w:val="000000"/>
          <w:szCs w:val="24"/>
        </w:rPr>
      </w:pPr>
      <w:r>
        <w:rPr>
          <w:rFonts w:cs="Times New Roman"/>
          <w:color w:val="000000"/>
          <w:szCs w:val="24"/>
        </w:rPr>
        <w:t>In addition to</w:t>
      </w:r>
      <w:r w:rsidR="003D38F4">
        <w:rPr>
          <w:rFonts w:cs="Times New Roman"/>
          <w:color w:val="000000"/>
          <w:szCs w:val="24"/>
        </w:rPr>
        <w:t xml:space="preserve"> foster</w:t>
      </w:r>
      <w:r>
        <w:rPr>
          <w:rFonts w:cs="Times New Roman"/>
          <w:color w:val="000000"/>
          <w:szCs w:val="24"/>
        </w:rPr>
        <w:t>ing</w:t>
      </w:r>
      <w:r w:rsidR="003D38F4">
        <w:rPr>
          <w:rFonts w:cs="Times New Roman"/>
          <w:color w:val="000000"/>
          <w:szCs w:val="24"/>
        </w:rPr>
        <w:t xml:space="preserve"> the abov</w:t>
      </w:r>
      <w:r w:rsidR="00114E29">
        <w:rPr>
          <w:rFonts w:cs="Times New Roman"/>
          <w:color w:val="000000"/>
          <w:szCs w:val="24"/>
        </w:rPr>
        <w:t>e-mentioned learning objectives</w:t>
      </w:r>
      <w:r w:rsidR="00C246CA">
        <w:rPr>
          <w:rFonts w:cs="Times New Roman"/>
          <w:color w:val="000000"/>
          <w:szCs w:val="24"/>
        </w:rPr>
        <w:t>,</w:t>
      </w:r>
      <w:r w:rsidRPr="007D7197">
        <w:rPr>
          <w:rFonts w:cs="Times New Roman"/>
          <w:color w:val="000000"/>
          <w:szCs w:val="24"/>
        </w:rPr>
        <w:t xml:space="preserve"> </w:t>
      </w:r>
      <w:r w:rsidR="00251ABE" w:rsidRPr="007D7197">
        <w:rPr>
          <w:rFonts w:cs="Times New Roman"/>
          <w:color w:val="000000"/>
          <w:szCs w:val="24"/>
        </w:rPr>
        <w:t>the</w:t>
      </w:r>
      <w:r w:rsidR="003D38F4">
        <w:rPr>
          <w:rFonts w:cs="Times New Roman"/>
          <w:color w:val="000000"/>
          <w:szCs w:val="24"/>
        </w:rPr>
        <w:t xml:space="preserve"> </w:t>
      </w:r>
      <w:r>
        <w:rPr>
          <w:rFonts w:cs="Times New Roman"/>
          <w:color w:val="000000"/>
          <w:szCs w:val="24"/>
        </w:rPr>
        <w:t xml:space="preserve">developed </w:t>
      </w:r>
      <w:r w:rsidR="003D38F4">
        <w:rPr>
          <w:rFonts w:cs="Times New Roman"/>
          <w:color w:val="000000"/>
          <w:szCs w:val="24"/>
        </w:rPr>
        <w:t>material also addresses a</w:t>
      </w:r>
      <w:r w:rsidR="00251ABE" w:rsidRPr="007D7197">
        <w:rPr>
          <w:rFonts w:cs="Times New Roman"/>
          <w:color w:val="000000"/>
          <w:szCs w:val="24"/>
        </w:rPr>
        <w:t xml:space="preserve"> number of </w:t>
      </w:r>
      <w:r w:rsidR="003D38F4">
        <w:rPr>
          <w:rFonts w:cs="Times New Roman"/>
          <w:color w:val="000000"/>
          <w:szCs w:val="24"/>
        </w:rPr>
        <w:t>additional</w:t>
      </w:r>
      <w:r w:rsidR="003D38F4" w:rsidRPr="007D7197">
        <w:rPr>
          <w:rFonts w:cs="Times New Roman"/>
          <w:color w:val="000000"/>
          <w:szCs w:val="24"/>
        </w:rPr>
        <w:t xml:space="preserve"> </w:t>
      </w:r>
      <w:r w:rsidR="00251ABE" w:rsidRPr="007D7197">
        <w:rPr>
          <w:rFonts w:cs="Times New Roman"/>
          <w:color w:val="000000"/>
          <w:szCs w:val="24"/>
        </w:rPr>
        <w:t xml:space="preserve">outcomes </w:t>
      </w:r>
      <w:r w:rsidR="00C246CA">
        <w:rPr>
          <w:rFonts w:cs="Times New Roman"/>
          <w:color w:val="000000"/>
          <w:szCs w:val="24"/>
        </w:rPr>
        <w:t xml:space="preserve">(denoted “A”) </w:t>
      </w:r>
      <w:r w:rsidR="003D38F4">
        <w:rPr>
          <w:rFonts w:cs="Times New Roman"/>
          <w:color w:val="000000"/>
          <w:szCs w:val="24"/>
        </w:rPr>
        <w:t>such as</w:t>
      </w:r>
      <w:r w:rsidR="00251ABE" w:rsidRPr="007D7197">
        <w:rPr>
          <w:rFonts w:cs="Times New Roman"/>
          <w:color w:val="000000"/>
          <w:szCs w:val="24"/>
        </w:rPr>
        <w:t>:</w:t>
      </w:r>
    </w:p>
    <w:p w14:paraId="239F7CCA" w14:textId="77777777" w:rsidR="00251ABE" w:rsidRDefault="00C246CA" w:rsidP="00C246CA">
      <w:pPr>
        <w:pStyle w:val="CommentText"/>
        <w:numPr>
          <w:ilvl w:val="0"/>
          <w:numId w:val="28"/>
        </w:numPr>
        <w:spacing w:after="0"/>
        <w:contextualSpacing/>
        <w:rPr>
          <w:rFonts w:cs="Times New Roman"/>
        </w:rPr>
      </w:pPr>
      <w:r>
        <w:rPr>
          <w:rFonts w:cs="Times New Roman"/>
        </w:rPr>
        <w:t xml:space="preserve"> </w:t>
      </w:r>
      <w:r w:rsidR="00251ABE" w:rsidRPr="007D7197">
        <w:rPr>
          <w:rFonts w:cs="Times New Roman"/>
        </w:rPr>
        <w:t xml:space="preserve">Apply metrology definitions such as variability, </w:t>
      </w:r>
      <w:proofErr w:type="spellStart"/>
      <w:r w:rsidR="00251ABE" w:rsidRPr="007D7197">
        <w:rPr>
          <w:rFonts w:cs="Times New Roman"/>
        </w:rPr>
        <w:t>measurand</w:t>
      </w:r>
      <w:proofErr w:type="spellEnd"/>
      <w:r w:rsidR="00251ABE" w:rsidRPr="007D7197">
        <w:rPr>
          <w:rFonts w:cs="Times New Roman"/>
        </w:rPr>
        <w:t xml:space="preserve">, measurement, device, </w:t>
      </w:r>
      <w:r w:rsidR="00251ABE">
        <w:rPr>
          <w:rFonts w:cs="Times New Roman"/>
        </w:rPr>
        <w:t xml:space="preserve">operator, </w:t>
      </w:r>
      <w:r w:rsidR="00251ABE" w:rsidRPr="007D7197">
        <w:rPr>
          <w:rFonts w:cs="Times New Roman"/>
        </w:rPr>
        <w:t>measurement error</w:t>
      </w:r>
      <w:r w:rsidR="00251ABE">
        <w:rPr>
          <w:rFonts w:cs="Times New Roman"/>
        </w:rPr>
        <w:t>,</w:t>
      </w:r>
      <w:r w:rsidR="00251ABE" w:rsidRPr="007D7197">
        <w:rPr>
          <w:rFonts w:cs="Times New Roman"/>
        </w:rPr>
        <w:t xml:space="preserve"> and reference standard to specific examples. </w:t>
      </w:r>
    </w:p>
    <w:p w14:paraId="3883047C" w14:textId="77777777" w:rsidR="00251ABE" w:rsidRPr="007D7197" w:rsidRDefault="00C246CA" w:rsidP="00520F7D">
      <w:pPr>
        <w:pStyle w:val="CommentText"/>
        <w:numPr>
          <w:ilvl w:val="0"/>
          <w:numId w:val="28"/>
        </w:numPr>
        <w:spacing w:after="0"/>
        <w:contextualSpacing/>
        <w:rPr>
          <w:rFonts w:cs="Times New Roman"/>
        </w:rPr>
      </w:pPr>
      <w:r>
        <w:rPr>
          <w:rFonts w:cs="Times New Roman"/>
        </w:rPr>
        <w:t xml:space="preserve"> </w:t>
      </w:r>
      <w:r w:rsidR="00251ABE" w:rsidRPr="007D7197">
        <w:rPr>
          <w:rFonts w:cs="Times New Roman"/>
        </w:rPr>
        <w:t>List commo</w:t>
      </w:r>
      <w:r w:rsidR="00251ABE">
        <w:rPr>
          <w:rFonts w:cs="Times New Roman"/>
        </w:rPr>
        <w:t>n sources of measurement error.</w:t>
      </w:r>
    </w:p>
    <w:p w14:paraId="154FDE3E" w14:textId="5DE5E1E0" w:rsidR="00251ABE" w:rsidRPr="007D7197" w:rsidRDefault="00C246CA" w:rsidP="00520F7D">
      <w:pPr>
        <w:pStyle w:val="CommentText"/>
        <w:numPr>
          <w:ilvl w:val="0"/>
          <w:numId w:val="28"/>
        </w:numPr>
        <w:spacing w:after="0"/>
        <w:contextualSpacing/>
        <w:rPr>
          <w:rFonts w:cs="Times New Roman"/>
        </w:rPr>
      </w:pPr>
      <w:r>
        <w:rPr>
          <w:rFonts w:cs="Times New Roman"/>
        </w:rPr>
        <w:t xml:space="preserve"> </w:t>
      </w:r>
      <w:r w:rsidR="00251ABE" w:rsidRPr="007D7197">
        <w:rPr>
          <w:rFonts w:cs="Times New Roman"/>
        </w:rPr>
        <w:t xml:space="preserve">List ways to </w:t>
      </w:r>
      <w:del w:id="55" w:author="Author">
        <w:r w:rsidR="00251ABE" w:rsidRPr="007D7197" w:rsidDel="005441E4">
          <w:rPr>
            <w:rFonts w:cs="Times New Roman"/>
          </w:rPr>
          <w:delText xml:space="preserve">decrease </w:delText>
        </w:r>
      </w:del>
      <w:commentRangeStart w:id="56"/>
      <w:ins w:id="57" w:author="Author">
        <w:r w:rsidR="005441E4">
          <w:rPr>
            <w:rFonts w:cs="Times New Roman"/>
          </w:rPr>
          <w:t>mitigate</w:t>
        </w:r>
        <w:commentRangeEnd w:id="56"/>
        <w:r w:rsidR="005441E4">
          <w:rPr>
            <w:rStyle w:val="CommentReference"/>
          </w:rPr>
          <w:commentReference w:id="56"/>
        </w:r>
        <w:r w:rsidR="005441E4">
          <w:rPr>
            <w:rFonts w:cs="Times New Roman"/>
          </w:rPr>
          <w:t xml:space="preserve"> </w:t>
        </w:r>
      </w:ins>
      <w:r w:rsidR="00251ABE" w:rsidRPr="007D7197">
        <w:rPr>
          <w:rFonts w:cs="Times New Roman"/>
        </w:rPr>
        <w:t xml:space="preserve">measurement error. </w:t>
      </w:r>
    </w:p>
    <w:p w14:paraId="340DB828" w14:textId="77777777" w:rsidR="00251ABE" w:rsidRDefault="008856A0" w:rsidP="00520F7D">
      <w:pPr>
        <w:pStyle w:val="CommentText"/>
        <w:numPr>
          <w:ilvl w:val="0"/>
          <w:numId w:val="28"/>
        </w:numPr>
        <w:spacing w:after="0"/>
        <w:contextualSpacing/>
        <w:rPr>
          <w:rFonts w:cs="Times New Roman"/>
        </w:rPr>
      </w:pPr>
      <w:r>
        <w:rPr>
          <w:rFonts w:cs="Times New Roman"/>
        </w:rPr>
        <w:t xml:space="preserve"> </w:t>
      </w:r>
      <w:r w:rsidR="00251ABE">
        <w:rPr>
          <w:rFonts w:cs="Times New Roman"/>
        </w:rPr>
        <w:t>Explain why identifying and controlling sources of measurement error is an important part of conducting an experiment.</w:t>
      </w:r>
    </w:p>
    <w:p w14:paraId="0D5EA2E3" w14:textId="77777777" w:rsidR="00251ABE" w:rsidRPr="0086495D" w:rsidRDefault="008856A0" w:rsidP="00520F7D">
      <w:pPr>
        <w:pStyle w:val="CommentText"/>
        <w:numPr>
          <w:ilvl w:val="0"/>
          <w:numId w:val="28"/>
        </w:numPr>
        <w:spacing w:after="0"/>
        <w:contextualSpacing/>
        <w:rPr>
          <w:rFonts w:cs="Times New Roman"/>
        </w:rPr>
      </w:pPr>
      <w:r>
        <w:rPr>
          <w:rFonts w:cs="Times New Roman"/>
        </w:rPr>
        <w:lastRenderedPageBreak/>
        <w:t xml:space="preserve"> </w:t>
      </w:r>
      <w:commentRangeStart w:id="58"/>
      <w:r w:rsidR="00251ABE" w:rsidRPr="007D7197">
        <w:rPr>
          <w:rFonts w:cs="Times New Roman"/>
        </w:rPr>
        <w:t xml:space="preserve">Explain </w:t>
      </w:r>
      <w:r w:rsidR="00251ABE">
        <w:rPr>
          <w:rFonts w:cs="Times New Roman"/>
        </w:rPr>
        <w:t>that measurement error comes from multiple sources.</w:t>
      </w:r>
      <w:commentRangeEnd w:id="58"/>
      <w:r w:rsidR="005441E4">
        <w:rPr>
          <w:rStyle w:val="CommentReference"/>
        </w:rPr>
        <w:commentReference w:id="58"/>
      </w:r>
    </w:p>
    <w:p w14:paraId="029B9577" w14:textId="77777777" w:rsidR="00D5772A" w:rsidRDefault="00D5772A" w:rsidP="00520F7D">
      <w:pPr>
        <w:spacing w:after="0" w:line="240" w:lineRule="auto"/>
        <w:contextualSpacing/>
        <w:rPr>
          <w:rFonts w:cs="Times New Roman"/>
          <w:szCs w:val="24"/>
        </w:rPr>
      </w:pPr>
    </w:p>
    <w:p w14:paraId="25C1B625" w14:textId="77777777" w:rsidR="00A130CF" w:rsidRDefault="00927487" w:rsidP="00520F7D">
      <w:pPr>
        <w:spacing w:after="0" w:line="240" w:lineRule="auto"/>
        <w:contextualSpacing/>
        <w:outlineLvl w:val="0"/>
        <w:rPr>
          <w:rFonts w:cs="Times New Roman"/>
          <w:b/>
          <w:sz w:val="28"/>
          <w:szCs w:val="28"/>
        </w:rPr>
      </w:pPr>
      <w:r>
        <w:rPr>
          <w:rFonts w:cs="Times New Roman"/>
          <w:b/>
          <w:sz w:val="28"/>
          <w:szCs w:val="28"/>
        </w:rPr>
        <w:t>4</w:t>
      </w:r>
      <w:r w:rsidR="00A130CF">
        <w:rPr>
          <w:rFonts w:cs="Times New Roman"/>
          <w:b/>
          <w:sz w:val="28"/>
          <w:szCs w:val="28"/>
        </w:rPr>
        <w:t xml:space="preserve">. </w:t>
      </w:r>
      <w:r w:rsidR="004F3018">
        <w:rPr>
          <w:rFonts w:cs="Times New Roman"/>
          <w:b/>
          <w:sz w:val="28"/>
          <w:szCs w:val="28"/>
        </w:rPr>
        <w:t>A Set of Course</w:t>
      </w:r>
      <w:r w:rsidR="00A130CF">
        <w:rPr>
          <w:rFonts w:cs="Times New Roman"/>
          <w:b/>
          <w:sz w:val="28"/>
          <w:szCs w:val="28"/>
        </w:rPr>
        <w:t xml:space="preserve"> Materials</w:t>
      </w:r>
      <w:r w:rsidR="004F3018">
        <w:rPr>
          <w:rFonts w:cs="Times New Roman"/>
          <w:b/>
          <w:sz w:val="28"/>
          <w:szCs w:val="28"/>
        </w:rPr>
        <w:t xml:space="preserve"> on Metrology</w:t>
      </w:r>
    </w:p>
    <w:p w14:paraId="137580F7" w14:textId="77777777" w:rsidR="009A5F87" w:rsidRPr="00D5772A" w:rsidRDefault="009A5F87" w:rsidP="00520F7D">
      <w:pPr>
        <w:spacing w:after="0" w:line="240" w:lineRule="auto"/>
        <w:contextualSpacing/>
        <w:outlineLvl w:val="0"/>
        <w:rPr>
          <w:rFonts w:cs="Times New Roman"/>
          <w:b/>
          <w:sz w:val="28"/>
          <w:szCs w:val="28"/>
        </w:rPr>
      </w:pPr>
    </w:p>
    <w:p w14:paraId="6A8CA053" w14:textId="77777777" w:rsidR="005305EC" w:rsidRDefault="0087773D" w:rsidP="00520F7D">
      <w:pPr>
        <w:spacing w:after="0" w:line="240" w:lineRule="auto"/>
        <w:contextualSpacing/>
        <w:rPr>
          <w:ins w:id="59" w:author="Author"/>
          <w:rFonts w:cs="Times New Roman"/>
          <w:szCs w:val="24"/>
        </w:rPr>
      </w:pPr>
      <w:r>
        <w:rPr>
          <w:rFonts w:cs="Times New Roman"/>
          <w:szCs w:val="24"/>
        </w:rPr>
        <w:t>T</w:t>
      </w:r>
      <w:r w:rsidR="00A12C4F">
        <w:rPr>
          <w:rFonts w:cs="Times New Roman"/>
          <w:szCs w:val="24"/>
        </w:rPr>
        <w:t xml:space="preserve">he </w:t>
      </w:r>
      <w:r w:rsidR="00D764D0">
        <w:rPr>
          <w:rFonts w:cs="Times New Roman"/>
          <w:szCs w:val="24"/>
        </w:rPr>
        <w:t>c</w:t>
      </w:r>
      <w:r w:rsidR="009C1F49">
        <w:rPr>
          <w:rFonts w:cs="Times New Roman"/>
          <w:szCs w:val="24"/>
        </w:rPr>
        <w:t>lassroom</w:t>
      </w:r>
      <w:r w:rsidR="00D764D0">
        <w:rPr>
          <w:rFonts w:cs="Times New Roman"/>
          <w:szCs w:val="24"/>
        </w:rPr>
        <w:t xml:space="preserve"> material</w:t>
      </w:r>
      <w:r w:rsidR="003B547D">
        <w:rPr>
          <w:rFonts w:cs="Times New Roman"/>
          <w:szCs w:val="24"/>
        </w:rPr>
        <w:t>s</w:t>
      </w:r>
      <w:r w:rsidR="00D764D0">
        <w:rPr>
          <w:rFonts w:cs="Times New Roman"/>
          <w:szCs w:val="24"/>
        </w:rPr>
        <w:t xml:space="preserve"> </w:t>
      </w:r>
      <w:r>
        <w:rPr>
          <w:rFonts w:cs="Times New Roman"/>
          <w:szCs w:val="24"/>
        </w:rPr>
        <w:t xml:space="preserve">developed </w:t>
      </w:r>
      <w:r w:rsidR="008D3430">
        <w:rPr>
          <w:rFonts w:cs="Times New Roman"/>
          <w:szCs w:val="24"/>
        </w:rPr>
        <w:t xml:space="preserve">to introduce metrology </w:t>
      </w:r>
      <w:r>
        <w:rPr>
          <w:rFonts w:cs="Times New Roman"/>
          <w:szCs w:val="24"/>
        </w:rPr>
        <w:t>include</w:t>
      </w:r>
      <w:r w:rsidR="00A12C4F">
        <w:rPr>
          <w:rFonts w:cs="Times New Roman"/>
          <w:szCs w:val="24"/>
        </w:rPr>
        <w:t xml:space="preserve"> </w:t>
      </w:r>
      <w:r w:rsidR="006B55CD">
        <w:rPr>
          <w:rFonts w:cs="Times New Roman"/>
          <w:szCs w:val="24"/>
        </w:rPr>
        <w:t xml:space="preserve">a set of </w:t>
      </w:r>
      <w:r w:rsidR="00890243" w:rsidRPr="00717377">
        <w:rPr>
          <w:rFonts w:cs="Times New Roman"/>
          <w:szCs w:val="24"/>
        </w:rPr>
        <w:t>lecture notes</w:t>
      </w:r>
      <w:r w:rsidR="009C3258">
        <w:rPr>
          <w:rFonts w:cs="Times New Roman"/>
          <w:szCs w:val="24"/>
        </w:rPr>
        <w:t xml:space="preserve"> </w:t>
      </w:r>
      <w:r w:rsidR="00D764D0">
        <w:rPr>
          <w:rFonts w:cs="Times New Roman"/>
          <w:szCs w:val="24"/>
        </w:rPr>
        <w:t xml:space="preserve">and </w:t>
      </w:r>
      <w:r w:rsidR="006B55CD">
        <w:rPr>
          <w:rFonts w:cs="Times New Roman"/>
          <w:szCs w:val="24"/>
        </w:rPr>
        <w:t xml:space="preserve">two </w:t>
      </w:r>
      <w:r w:rsidR="009C3258">
        <w:rPr>
          <w:rFonts w:cs="Times New Roman"/>
          <w:szCs w:val="24"/>
        </w:rPr>
        <w:t xml:space="preserve">interactive </w:t>
      </w:r>
      <w:r w:rsidR="00B456DD">
        <w:rPr>
          <w:rFonts w:cs="Times New Roman"/>
          <w:szCs w:val="24"/>
        </w:rPr>
        <w:t xml:space="preserve">group </w:t>
      </w:r>
      <w:r w:rsidR="00D764D0">
        <w:rPr>
          <w:rFonts w:cs="Times New Roman"/>
          <w:szCs w:val="24"/>
        </w:rPr>
        <w:t xml:space="preserve">activities suitable for </w:t>
      </w:r>
      <w:r w:rsidR="00701D2C">
        <w:rPr>
          <w:rFonts w:cs="Times New Roman"/>
          <w:szCs w:val="24"/>
        </w:rPr>
        <w:t>lab</w:t>
      </w:r>
      <w:r w:rsidR="00D764D0">
        <w:rPr>
          <w:rFonts w:cs="Times New Roman"/>
          <w:szCs w:val="24"/>
        </w:rPr>
        <w:t xml:space="preserve"> sessions</w:t>
      </w:r>
      <w:r w:rsidR="009C3258">
        <w:rPr>
          <w:rFonts w:cs="Times New Roman"/>
          <w:szCs w:val="24"/>
        </w:rPr>
        <w:t>.</w:t>
      </w:r>
      <w:r w:rsidR="00890243" w:rsidRPr="00717377">
        <w:rPr>
          <w:rFonts w:cs="Times New Roman"/>
          <w:szCs w:val="24"/>
        </w:rPr>
        <w:t xml:space="preserve"> </w:t>
      </w:r>
      <w:r w:rsidR="003A5726" w:rsidRPr="003A5726">
        <w:rPr>
          <w:rFonts w:cs="Times New Roman"/>
          <w:szCs w:val="24"/>
        </w:rPr>
        <w:t xml:space="preserve">The lecture </w:t>
      </w:r>
      <w:r w:rsidR="009C1F49">
        <w:rPr>
          <w:rFonts w:cs="Times New Roman"/>
          <w:szCs w:val="24"/>
        </w:rPr>
        <w:t>notes</w:t>
      </w:r>
      <w:r w:rsidR="003A5726" w:rsidRPr="003A5726">
        <w:rPr>
          <w:rFonts w:cs="Times New Roman"/>
          <w:szCs w:val="24"/>
        </w:rPr>
        <w:t xml:space="preserve"> </w:t>
      </w:r>
      <w:r w:rsidR="009C1F49">
        <w:rPr>
          <w:rFonts w:cs="Times New Roman"/>
          <w:szCs w:val="24"/>
        </w:rPr>
        <w:t>intend to provide</w:t>
      </w:r>
      <w:r w:rsidR="003A5726" w:rsidRPr="003A5726">
        <w:rPr>
          <w:rFonts w:cs="Times New Roman"/>
          <w:szCs w:val="24"/>
        </w:rPr>
        <w:t xml:space="preserve"> an overview and introduction to </w:t>
      </w:r>
      <w:r w:rsidR="00746A54">
        <w:rPr>
          <w:rFonts w:cs="Times New Roman"/>
          <w:szCs w:val="24"/>
        </w:rPr>
        <w:t xml:space="preserve">the concept of </w:t>
      </w:r>
      <w:r w:rsidR="003A5726" w:rsidRPr="003A5726">
        <w:rPr>
          <w:rFonts w:cs="Times New Roman"/>
          <w:szCs w:val="24"/>
        </w:rPr>
        <w:t xml:space="preserve">metrology </w:t>
      </w:r>
      <w:r w:rsidR="009C1F49">
        <w:rPr>
          <w:rFonts w:cs="Times New Roman"/>
          <w:szCs w:val="24"/>
        </w:rPr>
        <w:t xml:space="preserve">at a level that is </w:t>
      </w:r>
      <w:r w:rsidR="00746A54">
        <w:rPr>
          <w:rFonts w:cs="Times New Roman"/>
          <w:szCs w:val="24"/>
        </w:rPr>
        <w:t xml:space="preserve">appropriate </w:t>
      </w:r>
      <w:r w:rsidR="003B547D">
        <w:rPr>
          <w:rFonts w:cs="Times New Roman"/>
          <w:szCs w:val="24"/>
        </w:rPr>
        <w:t>for an</w:t>
      </w:r>
      <w:r w:rsidR="00517422">
        <w:rPr>
          <w:rFonts w:cs="Times New Roman"/>
          <w:szCs w:val="24"/>
        </w:rPr>
        <w:t>y</w:t>
      </w:r>
      <w:r w:rsidR="003A5726" w:rsidRPr="003A5726">
        <w:rPr>
          <w:rFonts w:cs="Times New Roman"/>
          <w:szCs w:val="24"/>
        </w:rPr>
        <w:t xml:space="preserve"> </w:t>
      </w:r>
      <w:del w:id="60" w:author="Author">
        <w:r w:rsidR="009C1F49" w:rsidDel="005441E4">
          <w:rPr>
            <w:rFonts w:cs="Times New Roman"/>
            <w:szCs w:val="24"/>
          </w:rPr>
          <w:delText xml:space="preserve">first </w:delText>
        </w:r>
      </w:del>
      <w:r w:rsidR="003A5726" w:rsidRPr="003A5726">
        <w:rPr>
          <w:rFonts w:cs="Times New Roman"/>
          <w:szCs w:val="24"/>
        </w:rPr>
        <w:t>introductory statistics course</w:t>
      </w:r>
      <w:r w:rsidR="00746A54">
        <w:rPr>
          <w:rFonts w:cs="Times New Roman"/>
          <w:szCs w:val="24"/>
        </w:rPr>
        <w:t xml:space="preserve"> at the undergraduate level</w:t>
      </w:r>
      <w:r w:rsidR="006E24CE">
        <w:rPr>
          <w:rFonts w:cs="Times New Roman"/>
          <w:szCs w:val="24"/>
        </w:rPr>
        <w:t>.  The material requires</w:t>
      </w:r>
      <w:r w:rsidR="00517422" w:rsidRPr="00517422">
        <w:rPr>
          <w:rFonts w:cs="Times New Roman"/>
          <w:color w:val="FF0000"/>
          <w:szCs w:val="24"/>
        </w:rPr>
        <w:t xml:space="preserve"> </w:t>
      </w:r>
      <w:r w:rsidR="00517422" w:rsidRPr="009C1F49">
        <w:rPr>
          <w:rFonts w:cs="Times New Roman"/>
          <w:szCs w:val="24"/>
        </w:rPr>
        <w:t>no additio</w:t>
      </w:r>
      <w:r w:rsidR="006E24CE">
        <w:rPr>
          <w:rFonts w:cs="Times New Roman"/>
          <w:szCs w:val="24"/>
        </w:rPr>
        <w:t>nal prerequisites for students, which</w:t>
      </w:r>
      <w:r w:rsidR="006E1ECE">
        <w:rPr>
          <w:rFonts w:cs="Times New Roman"/>
          <w:szCs w:val="24"/>
        </w:rPr>
        <w:t xml:space="preserve"> adds </w:t>
      </w:r>
      <w:r w:rsidR="0023478E">
        <w:rPr>
          <w:rFonts w:cs="Times New Roman"/>
          <w:szCs w:val="24"/>
        </w:rPr>
        <w:t xml:space="preserve">flexibility to </w:t>
      </w:r>
      <w:r w:rsidR="006E1ECE">
        <w:rPr>
          <w:rFonts w:cs="Times New Roman"/>
          <w:szCs w:val="24"/>
        </w:rPr>
        <w:t>the timing</w:t>
      </w:r>
      <w:r w:rsidR="0023478E">
        <w:rPr>
          <w:rFonts w:cs="Times New Roman"/>
          <w:szCs w:val="24"/>
        </w:rPr>
        <w:t xml:space="preserve"> </w:t>
      </w:r>
      <w:r w:rsidR="006E1ECE">
        <w:rPr>
          <w:rFonts w:cs="Times New Roman"/>
          <w:szCs w:val="24"/>
        </w:rPr>
        <w:t>at which the material can be presented throughout a course</w:t>
      </w:r>
      <w:r w:rsidR="0023478E">
        <w:rPr>
          <w:rFonts w:cs="Times New Roman"/>
          <w:szCs w:val="24"/>
        </w:rPr>
        <w:t xml:space="preserve">. For example, the material can be presented </w:t>
      </w:r>
      <w:r w:rsidR="00E0459A">
        <w:rPr>
          <w:rFonts w:cs="Times New Roman"/>
          <w:szCs w:val="24"/>
        </w:rPr>
        <w:t>f</w:t>
      </w:r>
      <w:r w:rsidR="0023478E">
        <w:rPr>
          <w:rFonts w:cs="Times New Roman"/>
          <w:szCs w:val="24"/>
        </w:rPr>
        <w:t>ollowing</w:t>
      </w:r>
      <w:r w:rsidR="0023478E" w:rsidRPr="000D0393">
        <w:rPr>
          <w:rFonts w:cs="Times New Roman"/>
          <w:szCs w:val="24"/>
        </w:rPr>
        <w:t xml:space="preserve"> the introduction </w:t>
      </w:r>
      <w:r w:rsidR="0023478E">
        <w:rPr>
          <w:rFonts w:cs="Times New Roman"/>
          <w:szCs w:val="24"/>
        </w:rPr>
        <w:t xml:space="preserve">to </w:t>
      </w:r>
      <w:r w:rsidR="0023478E" w:rsidRPr="000D0393">
        <w:rPr>
          <w:rFonts w:cs="Times New Roman"/>
          <w:szCs w:val="24"/>
        </w:rPr>
        <w:t xml:space="preserve">data </w:t>
      </w:r>
      <w:r w:rsidR="0088551B">
        <w:rPr>
          <w:rFonts w:cs="Times New Roman"/>
          <w:szCs w:val="24"/>
        </w:rPr>
        <w:t>and principles of data collection as well as</w:t>
      </w:r>
      <w:r w:rsidR="0023478E" w:rsidRPr="000D0393">
        <w:rPr>
          <w:rFonts w:cs="Times New Roman"/>
          <w:szCs w:val="24"/>
        </w:rPr>
        <w:t xml:space="preserve"> </w:t>
      </w:r>
      <w:r w:rsidR="0035104A">
        <w:rPr>
          <w:rFonts w:cs="Times New Roman"/>
          <w:szCs w:val="24"/>
        </w:rPr>
        <w:t xml:space="preserve">the definition of </w:t>
      </w:r>
      <w:r w:rsidR="0023478E" w:rsidRPr="000D0393">
        <w:rPr>
          <w:rFonts w:cs="Times New Roman"/>
          <w:szCs w:val="24"/>
        </w:rPr>
        <w:t>variability</w:t>
      </w:r>
      <w:r w:rsidR="0023478E">
        <w:rPr>
          <w:rFonts w:cs="Times New Roman"/>
          <w:szCs w:val="24"/>
        </w:rPr>
        <w:t xml:space="preserve">, but before students see a formula for standard deviation. Generally, this </w:t>
      </w:r>
      <w:r w:rsidR="006E1ECE">
        <w:rPr>
          <w:rFonts w:cs="Times New Roman"/>
          <w:szCs w:val="24"/>
        </w:rPr>
        <w:t>should occur early in the semester. T</w:t>
      </w:r>
      <w:r w:rsidR="0023478E">
        <w:rPr>
          <w:rFonts w:cs="Times New Roman"/>
          <w:szCs w:val="24"/>
        </w:rPr>
        <w:t xml:space="preserve">he metrology material </w:t>
      </w:r>
      <w:r w:rsidR="006E1ECE">
        <w:rPr>
          <w:rFonts w:cs="Times New Roman"/>
          <w:szCs w:val="24"/>
        </w:rPr>
        <w:t>can then</w:t>
      </w:r>
      <w:r w:rsidR="0023478E">
        <w:rPr>
          <w:rFonts w:cs="Times New Roman"/>
          <w:szCs w:val="24"/>
        </w:rPr>
        <w:t xml:space="preserve"> </w:t>
      </w:r>
      <w:del w:id="61" w:author="Author">
        <w:r w:rsidR="0023478E" w:rsidDel="005305EC">
          <w:rPr>
            <w:rFonts w:cs="Times New Roman"/>
            <w:szCs w:val="24"/>
          </w:rPr>
          <w:delText>further reiterate</w:delText>
        </w:r>
      </w:del>
      <w:ins w:id="62" w:author="Author">
        <w:r w:rsidR="005305EC">
          <w:rPr>
            <w:rFonts w:cs="Times New Roman"/>
            <w:szCs w:val="24"/>
          </w:rPr>
          <w:t>reinforce the concept of</w:t>
        </w:r>
      </w:ins>
      <w:r w:rsidR="0023478E">
        <w:rPr>
          <w:rFonts w:cs="Times New Roman"/>
          <w:szCs w:val="24"/>
        </w:rPr>
        <w:t xml:space="preserve"> variability </w:t>
      </w:r>
      <w:del w:id="63" w:author="Author">
        <w:r w:rsidR="0023478E" w:rsidDel="005305EC">
          <w:rPr>
            <w:rFonts w:cs="Times New Roman"/>
            <w:szCs w:val="24"/>
          </w:rPr>
          <w:delText xml:space="preserve">at a conceptual level </w:delText>
        </w:r>
      </w:del>
      <w:r w:rsidR="0023478E">
        <w:rPr>
          <w:rFonts w:cs="Times New Roman"/>
          <w:szCs w:val="24"/>
        </w:rPr>
        <w:t>by focusing on the physical sources of the variability in measurements withou</w:t>
      </w:r>
      <w:r w:rsidR="006E1ECE">
        <w:rPr>
          <w:rFonts w:cs="Times New Roman"/>
          <w:szCs w:val="24"/>
        </w:rPr>
        <w:t>t making attempts to quantify any amount of variability</w:t>
      </w:r>
      <w:r w:rsidR="0023478E">
        <w:rPr>
          <w:rFonts w:cs="Times New Roman"/>
          <w:szCs w:val="24"/>
        </w:rPr>
        <w:t xml:space="preserve"> through formulas. </w:t>
      </w:r>
    </w:p>
    <w:p w14:paraId="141489A6" w14:textId="77777777" w:rsidR="005305EC" w:rsidRDefault="005305EC" w:rsidP="00520F7D">
      <w:pPr>
        <w:spacing w:after="0" w:line="240" w:lineRule="auto"/>
        <w:contextualSpacing/>
        <w:rPr>
          <w:ins w:id="64" w:author="Author"/>
          <w:rFonts w:cs="Times New Roman"/>
          <w:szCs w:val="24"/>
        </w:rPr>
      </w:pPr>
    </w:p>
    <w:p w14:paraId="1DE12DD8" w14:textId="35B7F1B9" w:rsidR="0023478E" w:rsidRDefault="0023478E" w:rsidP="00520F7D">
      <w:pPr>
        <w:spacing w:after="0" w:line="240" w:lineRule="auto"/>
        <w:contextualSpacing/>
        <w:rPr>
          <w:rFonts w:cs="Times New Roman"/>
          <w:szCs w:val="24"/>
        </w:rPr>
      </w:pPr>
      <w:commentRangeStart w:id="65"/>
      <w:r>
        <w:rPr>
          <w:rFonts w:cs="Times New Roman"/>
          <w:szCs w:val="24"/>
        </w:rPr>
        <w:t>Alternatively</w:t>
      </w:r>
      <w:commentRangeEnd w:id="65"/>
      <w:r w:rsidR="005305EC">
        <w:rPr>
          <w:rStyle w:val="CommentReference"/>
        </w:rPr>
        <w:commentReference w:id="65"/>
      </w:r>
      <w:r>
        <w:rPr>
          <w:rFonts w:cs="Times New Roman"/>
          <w:szCs w:val="24"/>
        </w:rPr>
        <w:t xml:space="preserve">, the </w:t>
      </w:r>
      <w:r w:rsidR="0017624C">
        <w:rPr>
          <w:rFonts w:cs="Times New Roman"/>
          <w:szCs w:val="24"/>
        </w:rPr>
        <w:t>topics</w:t>
      </w:r>
      <w:r>
        <w:rPr>
          <w:rFonts w:cs="Times New Roman"/>
          <w:szCs w:val="24"/>
        </w:rPr>
        <w:t xml:space="preserve"> can be implemented once students have </w:t>
      </w:r>
      <w:r w:rsidRPr="00282528">
        <w:rPr>
          <w:rFonts w:cs="Times New Roman"/>
          <w:szCs w:val="24"/>
        </w:rPr>
        <w:t xml:space="preserve">been introduced to terminology such as </w:t>
      </w:r>
      <w:r w:rsidRPr="0017624C">
        <w:rPr>
          <w:rFonts w:cs="Times New Roman"/>
          <w:szCs w:val="24"/>
        </w:rPr>
        <w:t>population, parameter, sample, statistics, measures of central tendency and spread, graphical displays, and the basic idea of a completely randomized design in design of experiments.</w:t>
      </w:r>
      <w:r>
        <w:rPr>
          <w:rFonts w:cs="Times New Roman"/>
          <w:szCs w:val="24"/>
        </w:rPr>
        <w:t xml:space="preserve"> </w:t>
      </w:r>
      <w:r w:rsidR="006E1ECE">
        <w:rPr>
          <w:rFonts w:cs="Times New Roman"/>
          <w:szCs w:val="24"/>
        </w:rPr>
        <w:t>(</w:t>
      </w:r>
      <w:r>
        <w:rPr>
          <w:rFonts w:cs="Times New Roman"/>
          <w:szCs w:val="24"/>
        </w:rPr>
        <w:t>This was the timing used in the pilot study</w:t>
      </w:r>
      <w:r w:rsidR="0017624C">
        <w:rPr>
          <w:rFonts w:cs="Times New Roman"/>
          <w:szCs w:val="24"/>
        </w:rPr>
        <w:t xml:space="preserve"> and i</w:t>
      </w:r>
      <w:r>
        <w:rPr>
          <w:rFonts w:cs="Times New Roman"/>
          <w:szCs w:val="24"/>
        </w:rPr>
        <w:t>ntroducing the material at this time was beneficial as we were able to reinforce</w:t>
      </w:r>
      <w:r w:rsidRPr="009D45AC">
        <w:rPr>
          <w:rFonts w:cs="Times New Roman"/>
          <w:szCs w:val="24"/>
        </w:rPr>
        <w:t xml:space="preserve"> </w:t>
      </w:r>
      <w:r>
        <w:rPr>
          <w:rFonts w:cs="Times New Roman"/>
          <w:szCs w:val="24"/>
        </w:rPr>
        <w:t>the above-mentioned concepts with analogous ideas introduced in the metrology material.</w:t>
      </w:r>
      <w:r w:rsidR="0017624C">
        <w:rPr>
          <w:rFonts w:cs="Times New Roman"/>
          <w:szCs w:val="24"/>
        </w:rPr>
        <w:t>)</w:t>
      </w:r>
      <w:r>
        <w:rPr>
          <w:rFonts w:cs="Times New Roman"/>
          <w:szCs w:val="24"/>
        </w:rPr>
        <w:t xml:space="preserve"> </w:t>
      </w:r>
      <w:r w:rsidR="0017624C">
        <w:rPr>
          <w:rFonts w:cs="Times New Roman"/>
          <w:szCs w:val="24"/>
        </w:rPr>
        <w:t>Last</w:t>
      </w:r>
      <w:r>
        <w:rPr>
          <w:rFonts w:cs="Times New Roman"/>
          <w:szCs w:val="24"/>
        </w:rPr>
        <w:t xml:space="preserve">ly, the metrology material can be introduced once students </w:t>
      </w:r>
      <w:r w:rsidR="00B0063E">
        <w:rPr>
          <w:rFonts w:cs="Times New Roman"/>
          <w:szCs w:val="24"/>
        </w:rPr>
        <w:t>are familiar with</w:t>
      </w:r>
      <w:r>
        <w:rPr>
          <w:rFonts w:cs="Times New Roman"/>
          <w:szCs w:val="24"/>
        </w:rPr>
        <w:t xml:space="preserve"> confidence intervals and statistical significance. </w:t>
      </w:r>
      <w:r w:rsidR="00B0063E">
        <w:rPr>
          <w:rFonts w:cs="Times New Roman"/>
          <w:szCs w:val="24"/>
        </w:rPr>
        <w:t>Knowledge</w:t>
      </w:r>
      <w:r>
        <w:rPr>
          <w:rFonts w:cs="Times New Roman"/>
          <w:szCs w:val="24"/>
        </w:rPr>
        <w:t xml:space="preserve"> </w:t>
      </w:r>
      <w:r w:rsidR="00B0063E">
        <w:rPr>
          <w:rFonts w:cs="Times New Roman"/>
          <w:szCs w:val="24"/>
        </w:rPr>
        <w:t>of</w:t>
      </w:r>
      <w:r w:rsidR="00D14542">
        <w:rPr>
          <w:rFonts w:cs="Times New Roman"/>
          <w:szCs w:val="24"/>
        </w:rPr>
        <w:t xml:space="preserve"> these concepts </w:t>
      </w:r>
      <w:r>
        <w:rPr>
          <w:rFonts w:cs="Times New Roman"/>
          <w:szCs w:val="24"/>
        </w:rPr>
        <w:t>will a</w:t>
      </w:r>
      <w:r w:rsidR="0035104A">
        <w:rPr>
          <w:rFonts w:cs="Times New Roman"/>
          <w:szCs w:val="24"/>
        </w:rPr>
        <w:t xml:space="preserve">id </w:t>
      </w:r>
      <w:r>
        <w:rPr>
          <w:rFonts w:cs="Times New Roman"/>
          <w:szCs w:val="24"/>
        </w:rPr>
        <w:t xml:space="preserve">when students are taught to report single measurements as </w:t>
      </w:r>
      <w:commentRangeStart w:id="66"/>
      <w:r>
        <w:rPr>
          <w:rFonts w:cs="Times New Roman"/>
          <w:szCs w:val="24"/>
        </w:rPr>
        <w:t>a</w:t>
      </w:r>
      <w:ins w:id="67" w:author="Author">
        <w:r w:rsidR="005305EC">
          <w:rPr>
            <w:rFonts w:cs="Times New Roman"/>
            <w:szCs w:val="24"/>
          </w:rPr>
          <w:t>n interval</w:t>
        </w:r>
      </w:ins>
      <w:r>
        <w:rPr>
          <w:rFonts w:cs="Times New Roman"/>
          <w:szCs w:val="24"/>
        </w:rPr>
        <w:t xml:space="preserve"> </w:t>
      </w:r>
      <w:del w:id="68" w:author="Author">
        <w:r w:rsidDel="005305EC">
          <w:rPr>
            <w:rFonts w:cs="Times New Roman"/>
            <w:szCs w:val="24"/>
          </w:rPr>
          <w:delText xml:space="preserve">range </w:delText>
        </w:r>
      </w:del>
      <w:commentRangeEnd w:id="66"/>
      <w:r w:rsidR="005305EC">
        <w:rPr>
          <w:rStyle w:val="CommentReference"/>
        </w:rPr>
        <w:commentReference w:id="66"/>
      </w:r>
      <w:r>
        <w:rPr>
          <w:rFonts w:cs="Times New Roman"/>
          <w:szCs w:val="24"/>
        </w:rPr>
        <w:t xml:space="preserve">and </w:t>
      </w:r>
      <w:ins w:id="69" w:author="Author">
        <w:r w:rsidR="005305EC">
          <w:rPr>
            <w:rFonts w:cs="Times New Roman"/>
            <w:szCs w:val="24"/>
          </w:rPr>
          <w:t xml:space="preserve">to </w:t>
        </w:r>
      </w:ins>
      <w:r w:rsidR="00D14542">
        <w:rPr>
          <w:rFonts w:cs="Times New Roman"/>
          <w:szCs w:val="24"/>
        </w:rPr>
        <w:t>identify</w:t>
      </w:r>
      <w:del w:id="70" w:author="Author">
        <w:r w:rsidR="00D14542" w:rsidDel="005305EC">
          <w:rPr>
            <w:rFonts w:cs="Times New Roman"/>
            <w:szCs w:val="24"/>
          </w:rPr>
          <w:delText>ing</w:delText>
        </w:r>
      </w:del>
      <w:r w:rsidR="00D14542">
        <w:rPr>
          <w:rFonts w:cs="Times New Roman"/>
          <w:szCs w:val="24"/>
        </w:rPr>
        <w:t xml:space="preserve"> </w:t>
      </w:r>
      <w:r>
        <w:rPr>
          <w:rFonts w:cs="Times New Roman"/>
          <w:szCs w:val="24"/>
        </w:rPr>
        <w:t xml:space="preserve">significant </w:t>
      </w:r>
      <w:del w:id="71" w:author="Author">
        <w:r w:rsidDel="005305EC">
          <w:rPr>
            <w:rFonts w:cs="Times New Roman"/>
            <w:szCs w:val="24"/>
          </w:rPr>
          <w:delText>amount</w:delText>
        </w:r>
        <w:r w:rsidR="00D14542" w:rsidDel="005305EC">
          <w:rPr>
            <w:rFonts w:cs="Times New Roman"/>
            <w:szCs w:val="24"/>
          </w:rPr>
          <w:delText>s</w:delText>
        </w:r>
        <w:r w:rsidDel="005305EC">
          <w:rPr>
            <w:rFonts w:cs="Times New Roman"/>
            <w:szCs w:val="24"/>
          </w:rPr>
          <w:delText xml:space="preserve"> of variability </w:delText>
        </w:r>
        <w:r w:rsidR="00D14542" w:rsidDel="005305EC">
          <w:rPr>
            <w:rFonts w:cs="Times New Roman"/>
            <w:szCs w:val="24"/>
          </w:rPr>
          <w:delText xml:space="preserve">due to </w:delText>
        </w:r>
      </w:del>
      <w:ins w:id="72" w:author="Author">
        <w:r w:rsidR="005305EC">
          <w:rPr>
            <w:rFonts w:cs="Times New Roman"/>
            <w:szCs w:val="24"/>
          </w:rPr>
          <w:t xml:space="preserve">uncertainty arising from </w:t>
        </w:r>
      </w:ins>
      <w:r w:rsidR="00D14542">
        <w:rPr>
          <w:rFonts w:cs="Times New Roman"/>
          <w:szCs w:val="24"/>
        </w:rPr>
        <w:t>systematic experimental sources.</w:t>
      </w:r>
    </w:p>
    <w:p w14:paraId="62A86E17" w14:textId="77777777" w:rsidR="006E24CE" w:rsidRDefault="006E24CE" w:rsidP="00520F7D">
      <w:pPr>
        <w:spacing w:after="0" w:line="240" w:lineRule="auto"/>
        <w:contextualSpacing/>
        <w:rPr>
          <w:rFonts w:cs="Times New Roman"/>
          <w:szCs w:val="24"/>
        </w:rPr>
      </w:pPr>
    </w:p>
    <w:p w14:paraId="72945227" w14:textId="77B10322" w:rsidR="009E04D0" w:rsidRDefault="00746A54" w:rsidP="00520F7D">
      <w:pPr>
        <w:spacing w:after="0" w:line="240" w:lineRule="auto"/>
        <w:contextualSpacing/>
        <w:rPr>
          <w:rFonts w:cs="Times New Roman"/>
          <w:szCs w:val="24"/>
        </w:rPr>
      </w:pPr>
      <w:r>
        <w:rPr>
          <w:rFonts w:cs="Times New Roman"/>
          <w:szCs w:val="24"/>
        </w:rPr>
        <w:t xml:space="preserve">In order </w:t>
      </w:r>
      <w:r w:rsidR="003A5726" w:rsidRPr="003A5726">
        <w:rPr>
          <w:rFonts w:cs="Times New Roman"/>
          <w:szCs w:val="24"/>
        </w:rPr>
        <w:t>to relate to a potentially diverse audience</w:t>
      </w:r>
      <w:ins w:id="73" w:author="Dr. Michelle Everson" w:date="2013-11-17T09:50:00Z">
        <w:r w:rsidR="00CE3AD3">
          <w:rPr>
            <w:rFonts w:cs="Times New Roman"/>
            <w:szCs w:val="24"/>
          </w:rPr>
          <w:t>,</w:t>
        </w:r>
      </w:ins>
      <w:r>
        <w:rPr>
          <w:rFonts w:cs="Times New Roman"/>
          <w:szCs w:val="24"/>
        </w:rPr>
        <w:t xml:space="preserve"> we </w:t>
      </w:r>
      <w:r w:rsidR="000F7CEB">
        <w:rPr>
          <w:rFonts w:cs="Times New Roman"/>
          <w:szCs w:val="24"/>
        </w:rPr>
        <w:t xml:space="preserve">attempted to </w:t>
      </w:r>
      <w:r>
        <w:rPr>
          <w:rFonts w:cs="Times New Roman"/>
          <w:szCs w:val="24"/>
        </w:rPr>
        <w:t>cho</w:t>
      </w:r>
      <w:r w:rsidR="000F7CEB">
        <w:rPr>
          <w:rFonts w:cs="Times New Roman"/>
          <w:szCs w:val="24"/>
        </w:rPr>
        <w:t>o</w:t>
      </w:r>
      <w:r>
        <w:rPr>
          <w:rFonts w:cs="Times New Roman"/>
          <w:szCs w:val="24"/>
        </w:rPr>
        <w:t xml:space="preserve">se broad applications when </w:t>
      </w:r>
      <w:r w:rsidR="00D76C37">
        <w:rPr>
          <w:rFonts w:cs="Times New Roman"/>
          <w:szCs w:val="24"/>
        </w:rPr>
        <w:t>explain</w:t>
      </w:r>
      <w:r>
        <w:rPr>
          <w:rFonts w:cs="Times New Roman"/>
          <w:szCs w:val="24"/>
        </w:rPr>
        <w:t>ing concepts</w:t>
      </w:r>
      <w:r w:rsidR="003A5726" w:rsidRPr="003A5726">
        <w:rPr>
          <w:rFonts w:cs="Times New Roman"/>
          <w:szCs w:val="24"/>
        </w:rPr>
        <w:t xml:space="preserve">. </w:t>
      </w:r>
      <w:r w:rsidR="007D5C2E">
        <w:rPr>
          <w:rFonts w:cs="Times New Roman"/>
          <w:szCs w:val="24"/>
        </w:rPr>
        <w:t xml:space="preserve">To better relate to students </w:t>
      </w:r>
      <w:r w:rsidR="00A2399B">
        <w:rPr>
          <w:rFonts w:cs="Times New Roman"/>
          <w:szCs w:val="24"/>
        </w:rPr>
        <w:t xml:space="preserve">and illustrate usefulness </w:t>
      </w:r>
      <w:r w:rsidR="007D5C2E">
        <w:rPr>
          <w:rFonts w:cs="Times New Roman"/>
          <w:szCs w:val="24"/>
        </w:rPr>
        <w:t>w</w:t>
      </w:r>
      <w:r w:rsidR="003A5726" w:rsidRPr="003A5726">
        <w:rPr>
          <w:rFonts w:cs="Times New Roman"/>
          <w:szCs w:val="24"/>
        </w:rPr>
        <w:t>e recommend</w:t>
      </w:r>
      <w:r w:rsidR="000F7CEB">
        <w:rPr>
          <w:rFonts w:cs="Times New Roman"/>
          <w:szCs w:val="24"/>
        </w:rPr>
        <w:t>, however,</w:t>
      </w:r>
      <w:r w:rsidR="003A5726" w:rsidRPr="003A5726">
        <w:rPr>
          <w:rFonts w:cs="Times New Roman"/>
          <w:szCs w:val="24"/>
        </w:rPr>
        <w:t xml:space="preserve"> adjusting examples or data collection settings to students’ specific </w:t>
      </w:r>
      <w:r w:rsidR="000F7CEB">
        <w:rPr>
          <w:rFonts w:cs="Times New Roman"/>
          <w:szCs w:val="24"/>
        </w:rPr>
        <w:t xml:space="preserve">academic </w:t>
      </w:r>
      <w:r w:rsidR="003A5726" w:rsidRPr="003A5726">
        <w:rPr>
          <w:rFonts w:cs="Times New Roman"/>
          <w:szCs w:val="24"/>
        </w:rPr>
        <w:t>background</w:t>
      </w:r>
      <w:r w:rsidR="000F7CEB">
        <w:rPr>
          <w:rFonts w:cs="Times New Roman"/>
          <w:szCs w:val="24"/>
        </w:rPr>
        <w:t>s</w:t>
      </w:r>
      <w:r w:rsidR="003A5726" w:rsidRPr="003A5726">
        <w:rPr>
          <w:rFonts w:cs="Times New Roman"/>
          <w:szCs w:val="24"/>
        </w:rPr>
        <w:t xml:space="preserve"> and interest</w:t>
      </w:r>
      <w:r w:rsidR="000F7CEB">
        <w:rPr>
          <w:rFonts w:cs="Times New Roman"/>
          <w:szCs w:val="24"/>
        </w:rPr>
        <w:t>s</w:t>
      </w:r>
      <w:r w:rsidR="003A5726" w:rsidRPr="003A5726">
        <w:rPr>
          <w:rFonts w:cs="Times New Roman"/>
          <w:szCs w:val="24"/>
        </w:rPr>
        <w:t xml:space="preserve"> </w:t>
      </w:r>
      <w:r w:rsidR="00A05666">
        <w:rPr>
          <w:rFonts w:cs="Times New Roman"/>
          <w:szCs w:val="24"/>
        </w:rPr>
        <w:t>whenever</w:t>
      </w:r>
      <w:r w:rsidR="000431BC">
        <w:rPr>
          <w:rFonts w:cs="Times New Roman"/>
          <w:szCs w:val="24"/>
        </w:rPr>
        <w:t xml:space="preserve"> feasible</w:t>
      </w:r>
      <w:r w:rsidR="003A5726" w:rsidRPr="003A5726">
        <w:rPr>
          <w:rFonts w:cs="Times New Roman"/>
          <w:szCs w:val="24"/>
        </w:rPr>
        <w:t xml:space="preserve">. </w:t>
      </w:r>
    </w:p>
    <w:p w14:paraId="3F208E4A" w14:textId="77777777" w:rsidR="006E24CE" w:rsidRDefault="006E24CE" w:rsidP="00520F7D">
      <w:pPr>
        <w:spacing w:after="0" w:line="240" w:lineRule="auto"/>
        <w:contextualSpacing/>
        <w:rPr>
          <w:rFonts w:cs="Times New Roman"/>
          <w:szCs w:val="24"/>
        </w:rPr>
      </w:pPr>
    </w:p>
    <w:p w14:paraId="5EFF8AEB" w14:textId="5C3A528C" w:rsidR="00AB4A78" w:rsidRDefault="00016AD7" w:rsidP="00520F7D">
      <w:pPr>
        <w:spacing w:after="0" w:line="240" w:lineRule="auto"/>
        <w:contextualSpacing/>
        <w:rPr>
          <w:rFonts w:cs="Times New Roman"/>
          <w:szCs w:val="24"/>
        </w:rPr>
      </w:pPr>
      <w:r>
        <w:rPr>
          <w:rFonts w:cs="Times New Roman"/>
          <w:szCs w:val="24"/>
        </w:rPr>
        <w:t xml:space="preserve">The </w:t>
      </w:r>
      <w:del w:id="74" w:author="Author">
        <w:r w:rsidDel="005305EC">
          <w:rPr>
            <w:rFonts w:cs="Times New Roman"/>
            <w:szCs w:val="24"/>
          </w:rPr>
          <w:delText xml:space="preserve">developed </w:delText>
        </w:r>
      </w:del>
      <w:r w:rsidR="00972AC3">
        <w:rPr>
          <w:rFonts w:cs="Times New Roman"/>
          <w:szCs w:val="24"/>
        </w:rPr>
        <w:t xml:space="preserve">group </w:t>
      </w:r>
      <w:r>
        <w:rPr>
          <w:rFonts w:cs="Times New Roman"/>
          <w:szCs w:val="24"/>
        </w:rPr>
        <w:t xml:space="preserve">activities </w:t>
      </w:r>
      <w:r w:rsidR="0087773D">
        <w:rPr>
          <w:rFonts w:cs="Times New Roman"/>
          <w:szCs w:val="24"/>
        </w:rPr>
        <w:t>and a</w:t>
      </w:r>
      <w:r w:rsidR="008A6B1F">
        <w:rPr>
          <w:rFonts w:cs="Times New Roman"/>
          <w:szCs w:val="24"/>
        </w:rPr>
        <w:t>ssessment</w:t>
      </w:r>
      <w:r w:rsidR="00972AC3">
        <w:rPr>
          <w:rFonts w:cs="Times New Roman"/>
          <w:szCs w:val="24"/>
        </w:rPr>
        <w:t xml:space="preserve"> questions</w:t>
      </w:r>
      <w:r w:rsidR="008A6B1F">
        <w:rPr>
          <w:rFonts w:cs="Times New Roman"/>
          <w:szCs w:val="24"/>
        </w:rPr>
        <w:t xml:space="preserve"> focus not only on content knowledge of metrology, but also on </w:t>
      </w:r>
      <w:r>
        <w:rPr>
          <w:rFonts w:cs="Times New Roman"/>
          <w:szCs w:val="24"/>
        </w:rPr>
        <w:t xml:space="preserve">more </w:t>
      </w:r>
      <w:r w:rsidR="008A6B1F">
        <w:rPr>
          <w:rFonts w:cs="Times New Roman"/>
          <w:szCs w:val="24"/>
        </w:rPr>
        <w:t xml:space="preserve">conceptual ideas, </w:t>
      </w:r>
      <w:r w:rsidR="00BD5235">
        <w:rPr>
          <w:rFonts w:cs="Times New Roman"/>
          <w:szCs w:val="24"/>
        </w:rPr>
        <w:t>with an emphasis on</w:t>
      </w:r>
      <w:r w:rsidR="008A6B1F">
        <w:rPr>
          <w:rFonts w:cs="Times New Roman"/>
          <w:szCs w:val="24"/>
        </w:rPr>
        <w:t xml:space="preserve"> variability.</w:t>
      </w:r>
      <w:r w:rsidR="00AB4A78">
        <w:rPr>
          <w:rFonts w:cs="Times New Roman"/>
          <w:szCs w:val="24"/>
        </w:rPr>
        <w:t xml:space="preserve"> All of the material was developed following </w:t>
      </w:r>
      <w:r w:rsidR="00306725">
        <w:rPr>
          <w:rFonts w:cs="Times New Roman"/>
          <w:szCs w:val="24"/>
        </w:rPr>
        <w:t>several</w:t>
      </w:r>
      <w:r w:rsidR="00AB4A78">
        <w:rPr>
          <w:rFonts w:cs="Times New Roman"/>
          <w:szCs w:val="24"/>
        </w:rPr>
        <w:t xml:space="preserve"> of the GAISE recommendations (ASA, 2005) such as emphasizing statistical thinking </w:t>
      </w:r>
      <w:r w:rsidR="00E440D7">
        <w:rPr>
          <w:rFonts w:cs="Times New Roman"/>
          <w:szCs w:val="24"/>
        </w:rPr>
        <w:t xml:space="preserve">and concepts rather than procedures </w:t>
      </w:r>
      <w:del w:id="75" w:author="Dr. Michelle Everson" w:date="2013-11-17T09:50:00Z">
        <w:r w:rsidR="00E440D7" w:rsidDel="00CE3AD3">
          <w:rPr>
            <w:rFonts w:cs="Times New Roman"/>
            <w:szCs w:val="24"/>
          </w:rPr>
          <w:delText xml:space="preserve">or </w:delText>
        </w:r>
      </w:del>
      <w:proofErr w:type="spellStart"/>
      <w:ins w:id="76" w:author="Dr. Michelle Everson" w:date="2013-11-17T09:50:00Z">
        <w:r w:rsidR="00CE3AD3">
          <w:rPr>
            <w:rFonts w:cs="Times New Roman"/>
            <w:szCs w:val="24"/>
          </w:rPr>
          <w:t>and</w:t>
        </w:r>
      </w:ins>
      <w:r w:rsidR="00E440D7">
        <w:rPr>
          <w:rFonts w:cs="Times New Roman"/>
          <w:szCs w:val="24"/>
        </w:rPr>
        <w:t>using</w:t>
      </w:r>
      <w:proofErr w:type="spellEnd"/>
      <w:r w:rsidR="00E440D7">
        <w:rPr>
          <w:rFonts w:cs="Times New Roman"/>
          <w:szCs w:val="24"/>
        </w:rPr>
        <w:t xml:space="preserve"> real data.</w:t>
      </w:r>
      <w:r w:rsidR="00D76C37">
        <w:rPr>
          <w:rFonts w:cs="Times New Roman"/>
          <w:szCs w:val="24"/>
        </w:rPr>
        <w:t xml:space="preserve"> </w:t>
      </w:r>
      <w:r w:rsidR="00AB4A78">
        <w:rPr>
          <w:rFonts w:cs="Times New Roman"/>
          <w:szCs w:val="24"/>
        </w:rPr>
        <w:t>In the discussion below</w:t>
      </w:r>
      <w:ins w:id="77" w:author="Dr. Michelle Everson" w:date="2013-11-17T09:50:00Z">
        <w:r w:rsidR="00CE3AD3">
          <w:rPr>
            <w:rFonts w:cs="Times New Roman"/>
            <w:szCs w:val="24"/>
          </w:rPr>
          <w:t>,</w:t>
        </w:r>
      </w:ins>
      <w:r w:rsidR="00AB4A78">
        <w:rPr>
          <w:rFonts w:cs="Times New Roman"/>
          <w:szCs w:val="24"/>
        </w:rPr>
        <w:t xml:space="preserve"> we will detail the lecture material and group activities that were implemented in the pilot s</w:t>
      </w:r>
      <w:r w:rsidR="007628BA">
        <w:rPr>
          <w:rFonts w:cs="Times New Roman"/>
          <w:szCs w:val="24"/>
        </w:rPr>
        <w:t>tudy. These materials</w:t>
      </w:r>
      <w:r w:rsidR="00AB4A78" w:rsidRPr="006459C2">
        <w:rPr>
          <w:rFonts w:cs="Times New Roman"/>
          <w:szCs w:val="24"/>
        </w:rPr>
        <w:t xml:space="preserve"> </w:t>
      </w:r>
      <w:r w:rsidR="00AB4A78">
        <w:rPr>
          <w:rFonts w:cs="Times New Roman"/>
          <w:szCs w:val="24"/>
        </w:rPr>
        <w:t>are provided</w:t>
      </w:r>
      <w:r w:rsidR="00AB4A78" w:rsidRPr="006459C2">
        <w:rPr>
          <w:rFonts w:cs="Times New Roman"/>
          <w:szCs w:val="24"/>
        </w:rPr>
        <w:t xml:space="preserve"> </w:t>
      </w:r>
      <w:r w:rsidR="00E9217D">
        <w:rPr>
          <w:rFonts w:cs="Times New Roman"/>
          <w:szCs w:val="24"/>
        </w:rPr>
        <w:t xml:space="preserve">in </w:t>
      </w:r>
      <w:r w:rsidR="00AB4A78" w:rsidRPr="00CE2631">
        <w:rPr>
          <w:rFonts w:cs="Times New Roman"/>
          <w:szCs w:val="24"/>
        </w:rPr>
        <w:t>the supplemental material</w:t>
      </w:r>
      <w:r w:rsidR="00E9217D">
        <w:rPr>
          <w:rFonts w:cs="Times New Roman"/>
          <w:szCs w:val="24"/>
        </w:rPr>
        <w:t xml:space="preserve">. </w:t>
      </w:r>
    </w:p>
    <w:p w14:paraId="0C8131A4" w14:textId="77777777" w:rsidR="00B25561" w:rsidRPr="006601A1" w:rsidRDefault="00F64470" w:rsidP="00520F7D">
      <w:pPr>
        <w:spacing w:after="0" w:line="240" w:lineRule="auto"/>
        <w:contextualSpacing/>
        <w:rPr>
          <w:rFonts w:cs="Times New Roman"/>
          <w:b/>
          <w:sz w:val="26"/>
          <w:szCs w:val="26"/>
        </w:rPr>
      </w:pPr>
      <w:r>
        <w:rPr>
          <w:rFonts w:cs="Times New Roman"/>
          <w:szCs w:val="24"/>
        </w:rPr>
        <w:br/>
      </w:r>
      <w:r w:rsidR="000F2561">
        <w:rPr>
          <w:rFonts w:cs="Times New Roman"/>
          <w:b/>
          <w:sz w:val="26"/>
          <w:szCs w:val="26"/>
        </w:rPr>
        <w:t>4.</w:t>
      </w:r>
      <w:r w:rsidR="00D4743E">
        <w:rPr>
          <w:rFonts w:cs="Times New Roman"/>
          <w:b/>
          <w:sz w:val="26"/>
          <w:szCs w:val="26"/>
        </w:rPr>
        <w:t>1</w:t>
      </w:r>
      <w:r w:rsidR="00B25561" w:rsidRPr="008C7AEC">
        <w:rPr>
          <w:rFonts w:cs="Times New Roman"/>
          <w:b/>
          <w:sz w:val="26"/>
          <w:szCs w:val="26"/>
        </w:rPr>
        <w:t xml:space="preserve"> Lecture 1</w:t>
      </w:r>
      <w:r w:rsidR="00820055">
        <w:rPr>
          <w:rFonts w:cs="Times New Roman"/>
          <w:b/>
          <w:sz w:val="26"/>
          <w:szCs w:val="26"/>
        </w:rPr>
        <w:t xml:space="preserve">: </w:t>
      </w:r>
      <w:r w:rsidR="00206A26" w:rsidRPr="008C7AEC">
        <w:rPr>
          <w:rFonts w:cs="Times New Roman"/>
          <w:b/>
          <w:sz w:val="26"/>
          <w:szCs w:val="26"/>
        </w:rPr>
        <w:t>Measurement Error</w:t>
      </w:r>
    </w:p>
    <w:p w14:paraId="535A1301" w14:textId="77777777" w:rsidR="00FC5224" w:rsidRDefault="00FC5224" w:rsidP="00520F7D">
      <w:pPr>
        <w:spacing w:after="0" w:line="240" w:lineRule="auto"/>
        <w:contextualSpacing/>
        <w:rPr>
          <w:rFonts w:cs="Times New Roman"/>
          <w:b/>
          <w:sz w:val="26"/>
          <w:szCs w:val="26"/>
        </w:rPr>
      </w:pPr>
    </w:p>
    <w:p w14:paraId="4197F092" w14:textId="77777777" w:rsidR="00FC5224" w:rsidRDefault="00FC5224" w:rsidP="00520F7D">
      <w:pPr>
        <w:spacing w:after="0" w:line="240" w:lineRule="auto"/>
        <w:contextualSpacing/>
        <w:rPr>
          <w:rFonts w:cs="Times New Roman"/>
          <w:b/>
          <w:sz w:val="26"/>
          <w:szCs w:val="26"/>
        </w:rPr>
      </w:pPr>
      <w:r>
        <w:rPr>
          <w:rFonts w:cs="Times New Roman"/>
          <w:szCs w:val="24"/>
        </w:rPr>
        <w:t xml:space="preserve">The </w:t>
      </w:r>
      <w:r w:rsidR="003E7800">
        <w:rPr>
          <w:rFonts w:cs="Times New Roman"/>
          <w:szCs w:val="24"/>
        </w:rPr>
        <w:t xml:space="preserve">lecture </w:t>
      </w:r>
      <w:r w:rsidRPr="002812C3">
        <w:rPr>
          <w:rFonts w:cs="Times New Roman"/>
          <w:szCs w:val="24"/>
        </w:rPr>
        <w:t>material is divided into two parts</w:t>
      </w:r>
      <w:r>
        <w:rPr>
          <w:rFonts w:cs="Times New Roman"/>
          <w:szCs w:val="24"/>
        </w:rPr>
        <w:t xml:space="preserve"> to be introduced in two separate class sessions</w:t>
      </w:r>
      <w:r w:rsidRPr="002812C3">
        <w:rPr>
          <w:rFonts w:cs="Times New Roman"/>
          <w:szCs w:val="24"/>
        </w:rPr>
        <w:t xml:space="preserve">: the first focuses on </w:t>
      </w:r>
      <w:r w:rsidRPr="002812C3">
        <w:rPr>
          <w:rFonts w:cs="Times New Roman"/>
          <w:i/>
          <w:szCs w:val="24"/>
        </w:rPr>
        <w:t>acknowledging the existence of measurement error</w:t>
      </w:r>
      <w:r w:rsidRPr="002812C3">
        <w:rPr>
          <w:rFonts w:cs="Times New Roman"/>
          <w:szCs w:val="24"/>
        </w:rPr>
        <w:t xml:space="preserve"> as well as </w:t>
      </w:r>
      <w:r w:rsidRPr="002812C3">
        <w:rPr>
          <w:rFonts w:cs="Times New Roman"/>
          <w:i/>
          <w:szCs w:val="24"/>
        </w:rPr>
        <w:t>reporting measurement error</w:t>
      </w:r>
      <w:r w:rsidRPr="002812C3">
        <w:rPr>
          <w:rFonts w:cs="Times New Roman"/>
          <w:szCs w:val="24"/>
        </w:rPr>
        <w:t>.</w:t>
      </w:r>
      <w:r>
        <w:rPr>
          <w:rFonts w:cs="Times New Roman"/>
          <w:szCs w:val="24"/>
        </w:rPr>
        <w:t xml:space="preserve"> It is recommended to follow with the </w:t>
      </w:r>
      <w:r w:rsidRPr="00A018A1">
        <w:rPr>
          <w:rFonts w:cs="Times New Roman"/>
          <w:szCs w:val="24"/>
        </w:rPr>
        <w:t xml:space="preserve">accompanying activity </w:t>
      </w:r>
      <w:r>
        <w:rPr>
          <w:rFonts w:cs="Times New Roman"/>
          <w:szCs w:val="24"/>
        </w:rPr>
        <w:t>that allows</w:t>
      </w:r>
      <w:r w:rsidRPr="00A018A1">
        <w:rPr>
          <w:rFonts w:cs="Times New Roman"/>
          <w:szCs w:val="24"/>
        </w:rPr>
        <w:t xml:space="preserve"> students to work in groups</w:t>
      </w:r>
      <w:r>
        <w:rPr>
          <w:rFonts w:cs="Times New Roman"/>
          <w:szCs w:val="24"/>
        </w:rPr>
        <w:t>.</w:t>
      </w:r>
    </w:p>
    <w:p w14:paraId="7CF4D765" w14:textId="77777777" w:rsidR="00574BDA" w:rsidRPr="008C7AEC" w:rsidRDefault="00574BDA" w:rsidP="00520F7D">
      <w:pPr>
        <w:spacing w:after="0" w:line="240" w:lineRule="auto"/>
        <w:contextualSpacing/>
        <w:rPr>
          <w:rFonts w:cs="Times New Roman"/>
          <w:b/>
          <w:sz w:val="26"/>
          <w:szCs w:val="26"/>
        </w:rPr>
      </w:pPr>
    </w:p>
    <w:p w14:paraId="57F82D09" w14:textId="77777777" w:rsidR="00ED3365" w:rsidRDefault="00930F41" w:rsidP="00520F7D">
      <w:pPr>
        <w:spacing w:after="0" w:line="240" w:lineRule="auto"/>
        <w:contextualSpacing/>
        <w:rPr>
          <w:rFonts w:cs="Times New Roman"/>
          <w:szCs w:val="24"/>
        </w:rPr>
      </w:pPr>
      <w:r>
        <w:rPr>
          <w:rFonts w:cs="Times New Roman"/>
          <w:szCs w:val="24"/>
        </w:rPr>
        <w:lastRenderedPageBreak/>
        <w:t xml:space="preserve">Lecture 1 begins by introducing students to the term </w:t>
      </w:r>
      <w:r w:rsidRPr="00A100EA">
        <w:rPr>
          <w:rFonts w:cs="Times New Roman"/>
          <w:i/>
          <w:szCs w:val="24"/>
        </w:rPr>
        <w:t>metrology</w:t>
      </w:r>
      <w:r w:rsidR="00233255">
        <w:rPr>
          <w:rFonts w:cs="Times New Roman"/>
          <w:szCs w:val="24"/>
        </w:rPr>
        <w:t xml:space="preserve"> </w:t>
      </w:r>
      <w:r w:rsidR="00A100EA">
        <w:rPr>
          <w:rFonts w:cs="Times New Roman"/>
          <w:szCs w:val="24"/>
        </w:rPr>
        <w:t xml:space="preserve">defined </w:t>
      </w:r>
      <w:r w:rsidR="00233255">
        <w:rPr>
          <w:rFonts w:cs="Times New Roman"/>
          <w:szCs w:val="24"/>
        </w:rPr>
        <w:t>as the science of measurement</w:t>
      </w:r>
      <w:r>
        <w:rPr>
          <w:rFonts w:cs="Times New Roman"/>
          <w:szCs w:val="24"/>
        </w:rPr>
        <w:t xml:space="preserve">. </w:t>
      </w:r>
      <w:r w:rsidR="00012F81">
        <w:rPr>
          <w:rFonts w:cs="Times New Roman"/>
          <w:szCs w:val="24"/>
        </w:rPr>
        <w:t>T</w:t>
      </w:r>
      <w:r w:rsidR="00CE6095">
        <w:rPr>
          <w:rFonts w:cs="Times New Roman"/>
          <w:szCs w:val="24"/>
        </w:rPr>
        <w:t xml:space="preserve">he importance of </w:t>
      </w:r>
      <w:r w:rsidR="00A274F4">
        <w:rPr>
          <w:rFonts w:cs="Times New Roman"/>
          <w:szCs w:val="24"/>
        </w:rPr>
        <w:t>this topic</w:t>
      </w:r>
      <w:r w:rsidR="00CE6095">
        <w:rPr>
          <w:rFonts w:cs="Times New Roman"/>
          <w:szCs w:val="24"/>
        </w:rPr>
        <w:t xml:space="preserve"> is emphasized by the existence of a</w:t>
      </w:r>
      <w:r w:rsidR="003D7310">
        <w:rPr>
          <w:rFonts w:cs="Times New Roman"/>
          <w:szCs w:val="24"/>
        </w:rPr>
        <w:t>n entire</w:t>
      </w:r>
      <w:r w:rsidR="00CE6095">
        <w:rPr>
          <w:rFonts w:cs="Times New Roman"/>
          <w:szCs w:val="24"/>
        </w:rPr>
        <w:t xml:space="preserve"> field of science devoted to it.</w:t>
      </w:r>
      <w:r w:rsidR="00233255">
        <w:rPr>
          <w:rFonts w:cs="Times New Roman"/>
          <w:szCs w:val="24"/>
        </w:rPr>
        <w:t xml:space="preserve"> </w:t>
      </w:r>
      <w:r w:rsidR="000D561F">
        <w:rPr>
          <w:rFonts w:cs="Times New Roman"/>
          <w:szCs w:val="24"/>
        </w:rPr>
        <w:t xml:space="preserve">We present measurement </w:t>
      </w:r>
      <w:r w:rsidR="00F13609">
        <w:rPr>
          <w:rFonts w:cs="Times New Roman"/>
          <w:szCs w:val="24"/>
        </w:rPr>
        <w:t xml:space="preserve">error as an </w:t>
      </w:r>
      <w:r w:rsidR="003D7310">
        <w:rPr>
          <w:rFonts w:cs="Times New Roman"/>
          <w:szCs w:val="24"/>
        </w:rPr>
        <w:t xml:space="preserve">integral element </w:t>
      </w:r>
      <w:r w:rsidR="00F13609">
        <w:rPr>
          <w:rFonts w:cs="Times New Roman"/>
          <w:szCs w:val="24"/>
        </w:rPr>
        <w:t>of metrology</w:t>
      </w:r>
      <w:r w:rsidR="000D561F">
        <w:rPr>
          <w:rFonts w:cs="Times New Roman"/>
          <w:szCs w:val="24"/>
        </w:rPr>
        <w:t xml:space="preserve"> and discuss t</w:t>
      </w:r>
      <w:r w:rsidR="00F13609">
        <w:rPr>
          <w:rFonts w:cs="Times New Roman"/>
          <w:szCs w:val="24"/>
        </w:rPr>
        <w:t xml:space="preserve">he </w:t>
      </w:r>
      <w:r w:rsidR="003D7310">
        <w:rPr>
          <w:rFonts w:cs="Times New Roman"/>
          <w:szCs w:val="24"/>
        </w:rPr>
        <w:t xml:space="preserve">metrology-specific </w:t>
      </w:r>
      <w:r w:rsidR="00F13609">
        <w:rPr>
          <w:rFonts w:cs="Times New Roman"/>
          <w:szCs w:val="24"/>
        </w:rPr>
        <w:t xml:space="preserve">learning </w:t>
      </w:r>
      <w:r w:rsidR="00012E51">
        <w:rPr>
          <w:rFonts w:cs="Times New Roman"/>
          <w:szCs w:val="24"/>
        </w:rPr>
        <w:t>outcomes</w:t>
      </w:r>
      <w:r w:rsidR="00F13609">
        <w:rPr>
          <w:rFonts w:cs="Times New Roman"/>
          <w:szCs w:val="24"/>
        </w:rPr>
        <w:t xml:space="preserve"> </w:t>
      </w:r>
      <w:r w:rsidR="00A274F4">
        <w:rPr>
          <w:rFonts w:cs="Times New Roman"/>
          <w:szCs w:val="24"/>
        </w:rPr>
        <w:t xml:space="preserve">in </w:t>
      </w:r>
      <w:r w:rsidR="00E13548">
        <w:rPr>
          <w:rFonts w:cs="Times New Roman"/>
          <w:szCs w:val="24"/>
        </w:rPr>
        <w:t>terms of</w:t>
      </w:r>
      <w:r w:rsidR="00005D64">
        <w:rPr>
          <w:rFonts w:cs="Times New Roman"/>
          <w:szCs w:val="24"/>
        </w:rPr>
        <w:t xml:space="preserve"> </w:t>
      </w:r>
      <w:r w:rsidR="00A274F4">
        <w:rPr>
          <w:rFonts w:cs="Times New Roman"/>
          <w:szCs w:val="24"/>
        </w:rPr>
        <w:t xml:space="preserve">measurement error: </w:t>
      </w:r>
      <w:r w:rsidR="00F13609">
        <w:rPr>
          <w:rFonts w:cs="Times New Roman"/>
          <w:szCs w:val="24"/>
        </w:rPr>
        <w:t>what i</w:t>
      </w:r>
      <w:r w:rsidR="000D7B19">
        <w:rPr>
          <w:rFonts w:cs="Times New Roman"/>
          <w:szCs w:val="24"/>
        </w:rPr>
        <w:t>s</w:t>
      </w:r>
      <w:r w:rsidR="00F13609">
        <w:rPr>
          <w:rFonts w:cs="Times New Roman"/>
          <w:szCs w:val="24"/>
        </w:rPr>
        <w:t xml:space="preserve"> </w:t>
      </w:r>
      <w:r w:rsidR="003B2814">
        <w:rPr>
          <w:rFonts w:cs="Times New Roman"/>
          <w:szCs w:val="24"/>
        </w:rPr>
        <w:t>measurement error</w:t>
      </w:r>
      <w:r w:rsidR="00F13609">
        <w:rPr>
          <w:rFonts w:cs="Times New Roman"/>
          <w:szCs w:val="24"/>
        </w:rPr>
        <w:t xml:space="preserve">, when </w:t>
      </w:r>
      <w:r w:rsidR="00A274F4">
        <w:rPr>
          <w:rFonts w:cs="Times New Roman"/>
          <w:szCs w:val="24"/>
        </w:rPr>
        <w:t xml:space="preserve">and why </w:t>
      </w:r>
      <w:r w:rsidR="003B2814">
        <w:rPr>
          <w:rFonts w:cs="Times New Roman"/>
          <w:szCs w:val="24"/>
        </w:rPr>
        <w:t xml:space="preserve">does measurement error </w:t>
      </w:r>
      <w:r w:rsidR="00A274F4">
        <w:rPr>
          <w:rFonts w:cs="Times New Roman"/>
          <w:szCs w:val="24"/>
        </w:rPr>
        <w:t>occur</w:t>
      </w:r>
      <w:r w:rsidR="00005D64">
        <w:rPr>
          <w:rFonts w:cs="Times New Roman"/>
          <w:szCs w:val="24"/>
        </w:rPr>
        <w:t xml:space="preserve">, </w:t>
      </w:r>
      <w:r w:rsidR="00F13609">
        <w:rPr>
          <w:rFonts w:cs="Times New Roman"/>
          <w:szCs w:val="24"/>
        </w:rPr>
        <w:t xml:space="preserve">why is </w:t>
      </w:r>
      <w:r w:rsidR="003B2814">
        <w:rPr>
          <w:rFonts w:cs="Times New Roman"/>
          <w:szCs w:val="24"/>
        </w:rPr>
        <w:t xml:space="preserve">measurement error </w:t>
      </w:r>
      <w:r w:rsidR="003D7310">
        <w:rPr>
          <w:rFonts w:cs="Times New Roman"/>
          <w:szCs w:val="24"/>
        </w:rPr>
        <w:t xml:space="preserve">necessary </w:t>
      </w:r>
      <w:r w:rsidR="00005D64">
        <w:rPr>
          <w:rFonts w:cs="Times New Roman"/>
          <w:szCs w:val="24"/>
        </w:rPr>
        <w:t>to consider</w:t>
      </w:r>
      <w:r w:rsidR="00A274F4">
        <w:rPr>
          <w:rFonts w:cs="Times New Roman"/>
          <w:szCs w:val="24"/>
        </w:rPr>
        <w:t xml:space="preserve">, and how </w:t>
      </w:r>
      <w:r w:rsidR="003B2814">
        <w:rPr>
          <w:rFonts w:cs="Times New Roman"/>
          <w:szCs w:val="24"/>
        </w:rPr>
        <w:t xml:space="preserve">does measurement error </w:t>
      </w:r>
      <w:r w:rsidR="00A274F4">
        <w:rPr>
          <w:rFonts w:cs="Times New Roman"/>
          <w:szCs w:val="24"/>
        </w:rPr>
        <w:t>affect the experimentation process and the reporting of measurements</w:t>
      </w:r>
      <w:r w:rsidR="003D7310">
        <w:rPr>
          <w:rFonts w:cs="Times New Roman"/>
          <w:szCs w:val="24"/>
        </w:rPr>
        <w:t xml:space="preserve">? </w:t>
      </w:r>
      <w:r w:rsidR="007207BD">
        <w:rPr>
          <w:rFonts w:cs="Times New Roman"/>
          <w:szCs w:val="24"/>
        </w:rPr>
        <w:t>These outcomes are revisited at the end of the second lecture when students are asked the</w:t>
      </w:r>
      <w:r w:rsidR="00012F81">
        <w:rPr>
          <w:rFonts w:cs="Times New Roman"/>
          <w:szCs w:val="24"/>
        </w:rPr>
        <w:t xml:space="preserve"> same set of</w:t>
      </w:r>
      <w:r w:rsidR="007207BD">
        <w:rPr>
          <w:rFonts w:cs="Times New Roman"/>
          <w:szCs w:val="24"/>
        </w:rPr>
        <w:t xml:space="preserve"> questions in relation to a capstone example.</w:t>
      </w:r>
      <w:r w:rsidR="00F6055A">
        <w:rPr>
          <w:rFonts w:cs="Times New Roman"/>
          <w:szCs w:val="24"/>
        </w:rPr>
        <w:t xml:space="preserve"> </w:t>
      </w:r>
    </w:p>
    <w:p w14:paraId="66E4891C" w14:textId="77777777" w:rsidR="00ED3365" w:rsidRDefault="00ED3365" w:rsidP="00520F7D">
      <w:pPr>
        <w:spacing w:after="0" w:line="240" w:lineRule="auto"/>
        <w:contextualSpacing/>
        <w:rPr>
          <w:rFonts w:cs="Times New Roman"/>
          <w:szCs w:val="24"/>
        </w:rPr>
      </w:pPr>
    </w:p>
    <w:p w14:paraId="686CE504" w14:textId="4C38B583" w:rsidR="009E5697" w:rsidRPr="004F2292" w:rsidRDefault="00712C4A" w:rsidP="00520F7D">
      <w:pPr>
        <w:spacing w:after="0" w:line="240" w:lineRule="auto"/>
        <w:contextualSpacing/>
        <w:rPr>
          <w:rFonts w:cs="Times New Roman"/>
          <w:color w:val="4BACC6" w:themeColor="accent5"/>
          <w:szCs w:val="24"/>
        </w:rPr>
      </w:pPr>
      <w:r>
        <w:rPr>
          <w:rFonts w:cs="Times New Roman"/>
          <w:szCs w:val="24"/>
        </w:rPr>
        <w:t>T</w:t>
      </w:r>
      <w:r w:rsidR="00CE6095">
        <w:rPr>
          <w:rFonts w:cs="Times New Roman"/>
          <w:szCs w:val="24"/>
        </w:rPr>
        <w:t>he lecture proceeds with a motivating example demonstrating the importance of considering measurement error. In this e</w:t>
      </w:r>
      <w:r w:rsidR="00AA25DB">
        <w:rPr>
          <w:rFonts w:cs="Times New Roman"/>
          <w:szCs w:val="24"/>
        </w:rPr>
        <w:t>xample, students are placed in the</w:t>
      </w:r>
      <w:r w:rsidR="00CE6095">
        <w:rPr>
          <w:rFonts w:cs="Times New Roman"/>
          <w:szCs w:val="24"/>
        </w:rPr>
        <w:t xml:space="preserve"> position of a patient</w:t>
      </w:r>
      <w:r w:rsidR="00AA25DB">
        <w:rPr>
          <w:rFonts w:cs="Times New Roman"/>
          <w:szCs w:val="24"/>
        </w:rPr>
        <w:t xml:space="preserve"> at a doctor’s visit</w:t>
      </w:r>
      <w:r w:rsidR="00CE6095">
        <w:rPr>
          <w:rFonts w:cs="Times New Roman"/>
          <w:szCs w:val="24"/>
        </w:rPr>
        <w:t xml:space="preserve"> with a single high blood pressure reading. </w:t>
      </w:r>
      <w:r w:rsidR="00812810">
        <w:rPr>
          <w:rFonts w:cs="Times New Roman"/>
          <w:szCs w:val="24"/>
        </w:rPr>
        <w:t>This one measurement s</w:t>
      </w:r>
      <w:r w:rsidR="00C815EB">
        <w:rPr>
          <w:rFonts w:cs="Times New Roman"/>
          <w:szCs w:val="24"/>
        </w:rPr>
        <w:t>uggests</w:t>
      </w:r>
      <w:r w:rsidR="00CE6095">
        <w:rPr>
          <w:rFonts w:cs="Times New Roman"/>
          <w:szCs w:val="24"/>
        </w:rPr>
        <w:t xml:space="preserve"> </w:t>
      </w:r>
      <w:r w:rsidR="00AA766A">
        <w:rPr>
          <w:rFonts w:cs="Times New Roman"/>
          <w:szCs w:val="24"/>
        </w:rPr>
        <w:t xml:space="preserve">that </w:t>
      </w:r>
      <w:r w:rsidR="00CE6095">
        <w:rPr>
          <w:rFonts w:cs="Times New Roman"/>
          <w:szCs w:val="24"/>
        </w:rPr>
        <w:t xml:space="preserve">the student </w:t>
      </w:r>
      <w:r w:rsidR="00C815EB">
        <w:rPr>
          <w:rFonts w:cs="Times New Roman"/>
          <w:szCs w:val="24"/>
        </w:rPr>
        <w:t xml:space="preserve">might have </w:t>
      </w:r>
      <w:r w:rsidR="00812810">
        <w:rPr>
          <w:rFonts w:cs="Times New Roman"/>
          <w:szCs w:val="24"/>
        </w:rPr>
        <w:t>stage 1 h</w:t>
      </w:r>
      <w:r w:rsidR="00CE6095">
        <w:rPr>
          <w:rFonts w:cs="Times New Roman"/>
          <w:szCs w:val="24"/>
        </w:rPr>
        <w:t xml:space="preserve">ypertension </w:t>
      </w:r>
      <w:r w:rsidR="00DE4CC0">
        <w:rPr>
          <w:rFonts w:cs="Times New Roman"/>
          <w:szCs w:val="24"/>
        </w:rPr>
        <w:t xml:space="preserve">potentially </w:t>
      </w:r>
      <w:r w:rsidR="00BC7032">
        <w:rPr>
          <w:rFonts w:cs="Times New Roman"/>
          <w:szCs w:val="24"/>
        </w:rPr>
        <w:t>requiring</w:t>
      </w:r>
      <w:r w:rsidR="00FF1212">
        <w:rPr>
          <w:rFonts w:cs="Times New Roman"/>
          <w:szCs w:val="24"/>
        </w:rPr>
        <w:t xml:space="preserve"> medication</w:t>
      </w:r>
      <w:r w:rsidR="00CE6095">
        <w:rPr>
          <w:rFonts w:cs="Times New Roman"/>
          <w:szCs w:val="24"/>
        </w:rPr>
        <w:t xml:space="preserve">. </w:t>
      </w:r>
      <w:r w:rsidR="00C815EB">
        <w:rPr>
          <w:rFonts w:cs="Times New Roman"/>
          <w:szCs w:val="24"/>
        </w:rPr>
        <w:t xml:space="preserve">Because </w:t>
      </w:r>
      <w:r w:rsidR="00A72A27">
        <w:rPr>
          <w:rFonts w:cs="Times New Roman"/>
          <w:szCs w:val="24"/>
        </w:rPr>
        <w:t xml:space="preserve">such medication typically </w:t>
      </w:r>
      <w:r w:rsidR="00C815EB">
        <w:rPr>
          <w:rFonts w:cs="Times New Roman"/>
          <w:szCs w:val="24"/>
        </w:rPr>
        <w:t>is not only</w:t>
      </w:r>
      <w:r w:rsidR="00CE6095">
        <w:rPr>
          <w:rFonts w:cs="Times New Roman"/>
          <w:szCs w:val="24"/>
        </w:rPr>
        <w:t xml:space="preserve"> a life</w:t>
      </w:r>
      <w:r w:rsidR="00C815EB">
        <w:rPr>
          <w:rFonts w:cs="Times New Roman"/>
          <w:szCs w:val="24"/>
        </w:rPr>
        <w:t>long</w:t>
      </w:r>
      <w:r w:rsidR="00CE6095">
        <w:rPr>
          <w:rFonts w:cs="Times New Roman"/>
          <w:szCs w:val="24"/>
        </w:rPr>
        <w:t xml:space="preserve"> commitment</w:t>
      </w:r>
      <w:r w:rsidR="00C815EB">
        <w:rPr>
          <w:rFonts w:cs="Times New Roman"/>
          <w:szCs w:val="24"/>
        </w:rPr>
        <w:t xml:space="preserve"> with possible side effects but also has economic</w:t>
      </w:r>
      <w:del w:id="78" w:author="Author">
        <w:r w:rsidR="00C815EB" w:rsidDel="00A77A63">
          <w:rPr>
            <w:rFonts w:cs="Times New Roman"/>
            <w:szCs w:val="24"/>
          </w:rPr>
          <w:delText>al</w:delText>
        </w:r>
      </w:del>
      <w:r w:rsidR="00C815EB">
        <w:rPr>
          <w:rFonts w:cs="Times New Roman"/>
          <w:szCs w:val="24"/>
        </w:rPr>
        <w:t xml:space="preserve"> consequences,</w:t>
      </w:r>
      <w:r w:rsidR="00CE6095">
        <w:rPr>
          <w:rFonts w:cs="Times New Roman"/>
          <w:szCs w:val="24"/>
        </w:rPr>
        <w:t xml:space="preserve"> </w:t>
      </w:r>
      <w:r w:rsidR="00A72A27">
        <w:rPr>
          <w:rFonts w:cs="Times New Roman"/>
          <w:szCs w:val="24"/>
        </w:rPr>
        <w:t>physician</w:t>
      </w:r>
      <w:r w:rsidR="008D1E78">
        <w:rPr>
          <w:rFonts w:cs="Times New Roman"/>
          <w:szCs w:val="24"/>
        </w:rPr>
        <w:t>s generally base such decisions on more than one measurement</w:t>
      </w:r>
      <w:r w:rsidR="00EC02A9">
        <w:rPr>
          <w:rFonts w:cs="Times New Roman"/>
          <w:szCs w:val="24"/>
        </w:rPr>
        <w:t xml:space="preserve"> from the patient. </w:t>
      </w:r>
      <w:r w:rsidR="008D1E78">
        <w:rPr>
          <w:rFonts w:cs="Times New Roman"/>
          <w:szCs w:val="24"/>
        </w:rPr>
        <w:t xml:space="preserve"> </w:t>
      </w:r>
      <w:r w:rsidR="00514551">
        <w:rPr>
          <w:rFonts w:cs="Times New Roman"/>
          <w:szCs w:val="24"/>
        </w:rPr>
        <w:t>From a metrology stand point the doctor might ask the student to</w:t>
      </w:r>
      <w:r w:rsidR="00CE6095">
        <w:rPr>
          <w:rFonts w:cs="Times New Roman"/>
          <w:szCs w:val="24"/>
        </w:rPr>
        <w:t xml:space="preserve"> return</w:t>
      </w:r>
      <w:r w:rsidR="00C815EB">
        <w:rPr>
          <w:rFonts w:cs="Times New Roman"/>
          <w:szCs w:val="24"/>
        </w:rPr>
        <w:t xml:space="preserve"> </w:t>
      </w:r>
      <w:r w:rsidR="00746A77">
        <w:rPr>
          <w:rFonts w:cs="Times New Roman"/>
          <w:szCs w:val="24"/>
        </w:rPr>
        <w:t xml:space="preserve">at </w:t>
      </w:r>
      <w:r w:rsidR="00514551">
        <w:rPr>
          <w:rFonts w:cs="Times New Roman"/>
          <w:szCs w:val="24"/>
        </w:rPr>
        <w:t xml:space="preserve">five times </w:t>
      </w:r>
      <w:r w:rsidR="00AA766A">
        <w:rPr>
          <w:rFonts w:cs="Times New Roman"/>
          <w:szCs w:val="24"/>
        </w:rPr>
        <w:t xml:space="preserve">during </w:t>
      </w:r>
      <w:r w:rsidR="00CE6095">
        <w:rPr>
          <w:rFonts w:cs="Times New Roman"/>
          <w:szCs w:val="24"/>
        </w:rPr>
        <w:t xml:space="preserve">the following week </w:t>
      </w:r>
      <w:r w:rsidR="00514551">
        <w:rPr>
          <w:rFonts w:cs="Times New Roman"/>
          <w:szCs w:val="24"/>
        </w:rPr>
        <w:t>t</w:t>
      </w:r>
      <w:r w:rsidR="001E0693">
        <w:rPr>
          <w:rFonts w:cs="Times New Roman"/>
          <w:szCs w:val="24"/>
        </w:rPr>
        <w:t xml:space="preserve">o </w:t>
      </w:r>
      <w:r w:rsidR="00CE6095">
        <w:rPr>
          <w:rFonts w:cs="Times New Roman"/>
          <w:szCs w:val="24"/>
        </w:rPr>
        <w:t xml:space="preserve">have </w:t>
      </w:r>
      <w:r w:rsidR="00AA766A">
        <w:rPr>
          <w:rFonts w:cs="Times New Roman"/>
          <w:szCs w:val="24"/>
        </w:rPr>
        <w:t xml:space="preserve">more </w:t>
      </w:r>
      <w:r w:rsidR="00CE6095">
        <w:rPr>
          <w:rFonts w:cs="Times New Roman"/>
          <w:szCs w:val="24"/>
        </w:rPr>
        <w:t>blood pressure measurements taken</w:t>
      </w:r>
      <w:r w:rsidR="00D2439E">
        <w:rPr>
          <w:rFonts w:cs="Times New Roman"/>
          <w:szCs w:val="24"/>
        </w:rPr>
        <w:t>.</w:t>
      </w:r>
      <w:r w:rsidR="00CE6095">
        <w:rPr>
          <w:rFonts w:cs="Times New Roman"/>
          <w:szCs w:val="24"/>
        </w:rPr>
        <w:t xml:space="preserve"> </w:t>
      </w:r>
      <w:r w:rsidR="00514551">
        <w:rPr>
          <w:rFonts w:cs="Times New Roman"/>
          <w:szCs w:val="24"/>
        </w:rPr>
        <w:t>At each visit, the blood pressure is measured using three different</w:t>
      </w:r>
      <w:r w:rsidR="00E74F25">
        <w:rPr>
          <w:rFonts w:cs="Times New Roman"/>
          <w:szCs w:val="24"/>
        </w:rPr>
        <w:t xml:space="preserve"> </w:t>
      </w:r>
      <w:r w:rsidR="00FF1212" w:rsidRPr="00FF1212">
        <w:rPr>
          <w:rFonts w:cs="Times New Roman"/>
          <w:szCs w:val="24"/>
        </w:rPr>
        <w:t>sphygmomanometers</w:t>
      </w:r>
      <w:r w:rsidR="00FF1212">
        <w:rPr>
          <w:rFonts w:cs="Times New Roman"/>
          <w:szCs w:val="24"/>
        </w:rPr>
        <w:t>, i.e.</w:t>
      </w:r>
      <w:r w:rsidR="00D97BF4">
        <w:rPr>
          <w:rFonts w:cs="Times New Roman"/>
          <w:szCs w:val="24"/>
        </w:rPr>
        <w:t>,</w:t>
      </w:r>
      <w:r w:rsidR="00FF1212">
        <w:rPr>
          <w:rFonts w:cs="Times New Roman"/>
          <w:szCs w:val="24"/>
        </w:rPr>
        <w:t xml:space="preserve"> devices</w:t>
      </w:r>
      <w:r w:rsidR="00CE6095">
        <w:rPr>
          <w:rFonts w:cs="Times New Roman"/>
          <w:szCs w:val="24"/>
        </w:rPr>
        <w:t xml:space="preserve">. </w:t>
      </w:r>
      <w:r w:rsidR="00AA766A">
        <w:rPr>
          <w:rFonts w:cs="Times New Roman"/>
          <w:szCs w:val="24"/>
        </w:rPr>
        <w:t xml:space="preserve">Of the </w:t>
      </w:r>
      <w:r w:rsidR="00812810">
        <w:rPr>
          <w:rFonts w:cs="Times New Roman"/>
          <w:szCs w:val="24"/>
        </w:rPr>
        <w:t>resulting</w:t>
      </w:r>
      <w:r w:rsidR="00FF1212">
        <w:rPr>
          <w:rFonts w:cs="Times New Roman"/>
          <w:szCs w:val="24"/>
        </w:rPr>
        <w:t xml:space="preserve"> 15 measurements </w:t>
      </w:r>
      <w:ins w:id="79" w:author="Author">
        <w:r w:rsidR="00A77A63">
          <w:rPr>
            <w:rFonts w:cs="Times New Roman"/>
            <w:szCs w:val="24"/>
          </w:rPr>
          <w:t xml:space="preserve">used in this example, ultimately </w:t>
        </w:r>
      </w:ins>
      <w:r w:rsidR="00352171">
        <w:rPr>
          <w:rFonts w:cs="Times New Roman"/>
          <w:szCs w:val="24"/>
        </w:rPr>
        <w:t xml:space="preserve">only </w:t>
      </w:r>
      <w:r w:rsidR="00C71DDC">
        <w:rPr>
          <w:rFonts w:cs="Times New Roman"/>
          <w:szCs w:val="24"/>
        </w:rPr>
        <w:t>two</w:t>
      </w:r>
      <w:r w:rsidR="00352171">
        <w:rPr>
          <w:rFonts w:cs="Times New Roman"/>
          <w:szCs w:val="24"/>
        </w:rPr>
        <w:t xml:space="preserve"> </w:t>
      </w:r>
      <w:r w:rsidR="001E0693">
        <w:rPr>
          <w:rFonts w:cs="Times New Roman"/>
          <w:szCs w:val="24"/>
        </w:rPr>
        <w:t xml:space="preserve">are </w:t>
      </w:r>
      <w:r w:rsidR="00352171">
        <w:rPr>
          <w:rFonts w:cs="Times New Roman"/>
          <w:szCs w:val="24"/>
        </w:rPr>
        <w:t>at or above the designated cutoff</w:t>
      </w:r>
      <w:r w:rsidR="007A5097">
        <w:rPr>
          <w:rFonts w:cs="Times New Roman"/>
          <w:szCs w:val="24"/>
        </w:rPr>
        <w:t xml:space="preserve"> for stage 1 hypertension</w:t>
      </w:r>
      <w:r w:rsidR="00352171">
        <w:rPr>
          <w:rFonts w:cs="Times New Roman"/>
          <w:szCs w:val="24"/>
        </w:rPr>
        <w:t xml:space="preserve">. </w:t>
      </w:r>
      <w:r w:rsidR="00973932">
        <w:rPr>
          <w:rFonts w:cs="Times New Roman"/>
          <w:szCs w:val="24"/>
        </w:rPr>
        <w:t>Students are then</w:t>
      </w:r>
      <w:r w:rsidR="0009657D">
        <w:rPr>
          <w:rFonts w:cs="Times New Roman"/>
          <w:szCs w:val="24"/>
        </w:rPr>
        <w:t xml:space="preserve"> ask</w:t>
      </w:r>
      <w:r w:rsidR="00973932">
        <w:rPr>
          <w:rFonts w:cs="Times New Roman"/>
          <w:szCs w:val="24"/>
        </w:rPr>
        <w:t>ed</w:t>
      </w:r>
      <w:r w:rsidR="00FF1212">
        <w:rPr>
          <w:rFonts w:cs="Times New Roman"/>
          <w:szCs w:val="24"/>
        </w:rPr>
        <w:t xml:space="preserve"> if </w:t>
      </w:r>
      <w:r w:rsidR="00C813EB">
        <w:rPr>
          <w:rFonts w:cs="Times New Roman"/>
          <w:szCs w:val="24"/>
        </w:rPr>
        <w:t>the medication should be prescribed</w:t>
      </w:r>
      <w:r w:rsidR="00FF1212">
        <w:rPr>
          <w:rFonts w:cs="Times New Roman"/>
          <w:szCs w:val="24"/>
        </w:rPr>
        <w:t xml:space="preserve"> </w:t>
      </w:r>
      <w:r w:rsidR="00C813EB">
        <w:rPr>
          <w:rFonts w:cs="Times New Roman"/>
          <w:szCs w:val="24"/>
        </w:rPr>
        <w:t xml:space="preserve">if </w:t>
      </w:r>
      <w:r w:rsidR="00604AA6">
        <w:rPr>
          <w:rFonts w:cs="Times New Roman"/>
          <w:szCs w:val="24"/>
        </w:rPr>
        <w:t>the doctor was only aware of</w:t>
      </w:r>
      <w:r w:rsidR="00FF1212">
        <w:rPr>
          <w:rFonts w:cs="Times New Roman"/>
          <w:szCs w:val="24"/>
        </w:rPr>
        <w:t xml:space="preserve"> a subset of the measurements</w:t>
      </w:r>
      <w:r w:rsidR="00C81585">
        <w:rPr>
          <w:rFonts w:cs="Times New Roman"/>
          <w:szCs w:val="24"/>
        </w:rPr>
        <w:t xml:space="preserve">, such as those </w:t>
      </w:r>
      <w:r w:rsidR="00AA25DB">
        <w:rPr>
          <w:rFonts w:cs="Times New Roman"/>
          <w:szCs w:val="24"/>
        </w:rPr>
        <w:t>recorded on</w:t>
      </w:r>
      <w:r w:rsidR="00C81585">
        <w:rPr>
          <w:rFonts w:cs="Times New Roman"/>
          <w:szCs w:val="24"/>
        </w:rPr>
        <w:t xml:space="preserve"> Thursday</w:t>
      </w:r>
      <w:r w:rsidR="00AA25DB">
        <w:rPr>
          <w:rFonts w:cs="Times New Roman"/>
          <w:szCs w:val="24"/>
        </w:rPr>
        <w:t>,</w:t>
      </w:r>
      <w:r w:rsidR="00C813EB">
        <w:rPr>
          <w:rFonts w:cs="Times New Roman"/>
          <w:szCs w:val="24"/>
        </w:rPr>
        <w:t xml:space="preserve"> those taken with</w:t>
      </w:r>
      <w:r w:rsidR="00C81585">
        <w:rPr>
          <w:rFonts w:cs="Times New Roman"/>
          <w:szCs w:val="24"/>
        </w:rPr>
        <w:t xml:space="preserve"> device</w:t>
      </w:r>
      <w:r w:rsidR="00C813EB">
        <w:rPr>
          <w:rFonts w:cs="Times New Roman"/>
          <w:szCs w:val="24"/>
        </w:rPr>
        <w:t xml:space="preserve"> #3</w:t>
      </w:r>
      <w:r w:rsidR="00C81585">
        <w:rPr>
          <w:rFonts w:cs="Times New Roman"/>
          <w:szCs w:val="24"/>
        </w:rPr>
        <w:t>, or only the single highest recording</w:t>
      </w:r>
      <w:r w:rsidR="00FF1212">
        <w:rPr>
          <w:rFonts w:cs="Times New Roman"/>
          <w:szCs w:val="24"/>
        </w:rPr>
        <w:t>.</w:t>
      </w:r>
      <w:r w:rsidR="00413C59">
        <w:rPr>
          <w:rFonts w:cs="Times New Roman"/>
          <w:szCs w:val="24"/>
        </w:rPr>
        <w:t xml:space="preserve"> </w:t>
      </w:r>
      <w:commentRangeStart w:id="80"/>
      <w:r w:rsidR="00413C59">
        <w:rPr>
          <w:rFonts w:cs="Times New Roman"/>
          <w:szCs w:val="24"/>
        </w:rPr>
        <w:t xml:space="preserve">A more advanced classroom discussion relating back </w:t>
      </w:r>
      <w:r w:rsidR="0011327F">
        <w:rPr>
          <w:rFonts w:cs="Times New Roman"/>
          <w:szCs w:val="24"/>
        </w:rPr>
        <w:t xml:space="preserve">directly </w:t>
      </w:r>
      <w:r w:rsidR="00413C59">
        <w:rPr>
          <w:rFonts w:cs="Times New Roman"/>
          <w:szCs w:val="24"/>
        </w:rPr>
        <w:t>to statistical consider</w:t>
      </w:r>
      <w:r w:rsidR="0011327F">
        <w:rPr>
          <w:rFonts w:cs="Times New Roman"/>
          <w:szCs w:val="24"/>
        </w:rPr>
        <w:t xml:space="preserve">ations </w:t>
      </w:r>
      <w:r w:rsidR="00413C59">
        <w:rPr>
          <w:rFonts w:cs="Times New Roman"/>
          <w:szCs w:val="24"/>
        </w:rPr>
        <w:t>naturally lead</w:t>
      </w:r>
      <w:r w:rsidR="0011327F">
        <w:rPr>
          <w:rFonts w:cs="Times New Roman"/>
          <w:szCs w:val="24"/>
        </w:rPr>
        <w:t>s</w:t>
      </w:r>
      <w:r w:rsidR="00413C59">
        <w:rPr>
          <w:rFonts w:cs="Times New Roman"/>
          <w:szCs w:val="24"/>
        </w:rPr>
        <w:t xml:space="preserve"> to </w:t>
      </w:r>
      <w:r w:rsidR="0011327F">
        <w:rPr>
          <w:rFonts w:cs="Times New Roman"/>
          <w:szCs w:val="24"/>
        </w:rPr>
        <w:t xml:space="preserve">the </w:t>
      </w:r>
      <w:r w:rsidR="00413C59">
        <w:rPr>
          <w:rFonts w:cs="Times New Roman"/>
          <w:szCs w:val="24"/>
        </w:rPr>
        <w:t xml:space="preserve">potentially confounded sources of variability </w:t>
      </w:r>
      <w:r w:rsidR="00B14098">
        <w:rPr>
          <w:rFonts w:cs="Times New Roman"/>
          <w:szCs w:val="24"/>
        </w:rPr>
        <w:t xml:space="preserve">that are not observable </w:t>
      </w:r>
      <w:r w:rsidR="00413C59">
        <w:rPr>
          <w:rFonts w:cs="Times New Roman"/>
          <w:szCs w:val="24"/>
        </w:rPr>
        <w:t xml:space="preserve">if repeated measurements are not available for every combination of the </w:t>
      </w:r>
      <w:r w:rsidR="0011327F">
        <w:rPr>
          <w:rFonts w:cs="Times New Roman"/>
          <w:szCs w:val="24"/>
        </w:rPr>
        <w:t>three</w:t>
      </w:r>
      <w:r w:rsidR="004949AD">
        <w:rPr>
          <w:rFonts w:cs="Times New Roman"/>
          <w:szCs w:val="24"/>
        </w:rPr>
        <w:t xml:space="preserve"> sources of variability, i.e.</w:t>
      </w:r>
      <w:r w:rsidR="00D97BF4">
        <w:rPr>
          <w:rFonts w:cs="Times New Roman"/>
          <w:szCs w:val="24"/>
        </w:rPr>
        <w:t>,</w:t>
      </w:r>
      <w:r w:rsidR="004949AD">
        <w:rPr>
          <w:rFonts w:cs="Times New Roman"/>
          <w:szCs w:val="24"/>
        </w:rPr>
        <w:t xml:space="preserve"> time of day, staff and</w:t>
      </w:r>
      <w:r w:rsidR="00413C59">
        <w:rPr>
          <w:rFonts w:cs="Times New Roman"/>
          <w:szCs w:val="24"/>
        </w:rPr>
        <w:t xml:space="preserve"> device.</w:t>
      </w:r>
      <w:commentRangeEnd w:id="80"/>
      <w:r w:rsidR="00F0091F">
        <w:rPr>
          <w:rStyle w:val="CommentReference"/>
        </w:rPr>
        <w:commentReference w:id="80"/>
      </w:r>
      <w:r w:rsidR="00413C59">
        <w:rPr>
          <w:rFonts w:cs="Times New Roman"/>
          <w:szCs w:val="24"/>
        </w:rPr>
        <w:t xml:space="preserve"> </w:t>
      </w:r>
    </w:p>
    <w:p w14:paraId="349AAF3C" w14:textId="2086117A" w:rsidR="00574BDA" w:rsidRDefault="00337DEA" w:rsidP="00520F7D">
      <w:pPr>
        <w:spacing w:after="0" w:line="240" w:lineRule="auto"/>
        <w:contextualSpacing/>
        <w:rPr>
          <w:rFonts w:cs="Times New Roman"/>
          <w:szCs w:val="24"/>
        </w:rPr>
      </w:pPr>
      <w:r w:rsidRPr="004F2292">
        <w:rPr>
          <w:rFonts w:cs="Times New Roman"/>
          <w:color w:val="4BACC6" w:themeColor="accent5"/>
          <w:szCs w:val="24"/>
        </w:rPr>
        <w:br/>
      </w:r>
      <w:r w:rsidR="00D32E8C">
        <w:rPr>
          <w:rFonts w:cs="Times New Roman"/>
          <w:szCs w:val="24"/>
        </w:rPr>
        <w:t>The lecture</w:t>
      </w:r>
      <w:r w:rsidR="00890243" w:rsidRPr="00717377">
        <w:rPr>
          <w:rFonts w:cs="Times New Roman"/>
          <w:szCs w:val="24"/>
        </w:rPr>
        <w:t xml:space="preserve"> </w:t>
      </w:r>
      <w:r w:rsidR="00164F66">
        <w:rPr>
          <w:rFonts w:cs="Times New Roman"/>
          <w:szCs w:val="24"/>
        </w:rPr>
        <w:t>material continues</w:t>
      </w:r>
      <w:r w:rsidR="00890243" w:rsidRPr="00717377">
        <w:rPr>
          <w:rFonts w:cs="Times New Roman"/>
          <w:szCs w:val="24"/>
        </w:rPr>
        <w:t xml:space="preserve"> by defining term</w:t>
      </w:r>
      <w:r w:rsidR="00503EBA">
        <w:rPr>
          <w:rFonts w:cs="Times New Roman"/>
          <w:szCs w:val="24"/>
        </w:rPr>
        <w:t>inology</w:t>
      </w:r>
      <w:r w:rsidR="00890243" w:rsidRPr="00717377">
        <w:rPr>
          <w:rFonts w:cs="Times New Roman"/>
          <w:szCs w:val="24"/>
        </w:rPr>
        <w:t xml:space="preserve"> necessary to </w:t>
      </w:r>
      <w:r w:rsidR="00164F66" w:rsidRPr="00717377">
        <w:rPr>
          <w:rFonts w:cs="Times New Roman"/>
          <w:szCs w:val="24"/>
        </w:rPr>
        <w:t>develop</w:t>
      </w:r>
      <w:r w:rsidR="00164F66">
        <w:rPr>
          <w:rFonts w:cs="Times New Roman"/>
          <w:szCs w:val="24"/>
        </w:rPr>
        <w:t xml:space="preserve"> a conceptual understanding</w:t>
      </w:r>
      <w:r w:rsidR="00164F66" w:rsidRPr="00717377">
        <w:rPr>
          <w:rFonts w:cs="Times New Roman"/>
          <w:szCs w:val="24"/>
        </w:rPr>
        <w:t xml:space="preserve"> </w:t>
      </w:r>
      <w:r w:rsidR="00891A9A">
        <w:rPr>
          <w:rFonts w:cs="Times New Roman"/>
          <w:szCs w:val="24"/>
        </w:rPr>
        <w:t>of</w:t>
      </w:r>
      <w:r w:rsidR="00164F66">
        <w:rPr>
          <w:rFonts w:cs="Times New Roman"/>
          <w:szCs w:val="24"/>
        </w:rPr>
        <w:t xml:space="preserve"> </w:t>
      </w:r>
      <w:r w:rsidR="00890243" w:rsidRPr="00717377">
        <w:rPr>
          <w:rFonts w:cs="Times New Roman"/>
          <w:szCs w:val="24"/>
        </w:rPr>
        <w:t>metrology</w:t>
      </w:r>
      <w:r w:rsidR="002760D2">
        <w:rPr>
          <w:rFonts w:cs="Times New Roman"/>
          <w:szCs w:val="24"/>
        </w:rPr>
        <w:t xml:space="preserve">. </w:t>
      </w:r>
      <w:r>
        <w:rPr>
          <w:rFonts w:cs="Times New Roman"/>
          <w:szCs w:val="24"/>
        </w:rPr>
        <w:t xml:space="preserve">The first term, </w:t>
      </w:r>
      <w:r w:rsidR="00890243" w:rsidRPr="00503EBA">
        <w:rPr>
          <w:rFonts w:cs="Times New Roman"/>
          <w:i/>
          <w:szCs w:val="24"/>
        </w:rPr>
        <w:t>variability</w:t>
      </w:r>
      <w:r>
        <w:rPr>
          <w:rFonts w:cs="Times New Roman"/>
          <w:i/>
          <w:szCs w:val="24"/>
        </w:rPr>
        <w:t>,</w:t>
      </w:r>
      <w:r w:rsidR="007A5097">
        <w:rPr>
          <w:rFonts w:cs="Times New Roman"/>
          <w:szCs w:val="24"/>
        </w:rPr>
        <w:t xml:space="preserve"> </w:t>
      </w:r>
      <w:r>
        <w:rPr>
          <w:rFonts w:cs="Times New Roman"/>
          <w:szCs w:val="24"/>
        </w:rPr>
        <w:t xml:space="preserve">is defined </w:t>
      </w:r>
      <w:r w:rsidR="007A5097">
        <w:rPr>
          <w:rFonts w:cs="Times New Roman"/>
          <w:szCs w:val="24"/>
        </w:rPr>
        <w:t xml:space="preserve">as the degree to which a </w:t>
      </w:r>
      <w:r w:rsidR="00B14098">
        <w:rPr>
          <w:rFonts w:cs="Times New Roman"/>
          <w:szCs w:val="24"/>
        </w:rPr>
        <w:t>set of measured values</w:t>
      </w:r>
      <w:r w:rsidR="00AB3184">
        <w:rPr>
          <w:rFonts w:cs="Times New Roman"/>
          <w:szCs w:val="24"/>
        </w:rPr>
        <w:t xml:space="preserve"> </w:t>
      </w:r>
      <w:r w:rsidR="00164F66">
        <w:rPr>
          <w:rFonts w:cs="Times New Roman"/>
          <w:szCs w:val="24"/>
        </w:rPr>
        <w:t xml:space="preserve">is </w:t>
      </w:r>
      <w:del w:id="81" w:author="Author">
        <w:r w:rsidR="00AB3184" w:rsidDel="00F0091F">
          <w:rPr>
            <w:rFonts w:cs="Times New Roman"/>
            <w:szCs w:val="24"/>
          </w:rPr>
          <w:delText>variable or changing</w:delText>
        </w:r>
      </w:del>
      <w:ins w:id="82" w:author="Author">
        <w:r w:rsidR="00F0091F">
          <w:rPr>
            <w:rFonts w:cs="Times New Roman"/>
            <w:szCs w:val="24"/>
          </w:rPr>
          <w:t>fluctuates under fixed measurement conditions</w:t>
        </w:r>
      </w:ins>
      <w:r w:rsidR="00AB3184">
        <w:rPr>
          <w:rFonts w:cs="Times New Roman"/>
          <w:szCs w:val="24"/>
        </w:rPr>
        <w:t>. It is noted that variability</w:t>
      </w:r>
      <w:r w:rsidR="002760D2">
        <w:rPr>
          <w:rFonts w:cs="Times New Roman"/>
          <w:szCs w:val="24"/>
        </w:rPr>
        <w:t xml:space="preserve"> cannot be assessed with a single value</w:t>
      </w:r>
      <w:r w:rsidR="00AB3184">
        <w:rPr>
          <w:rFonts w:cs="Times New Roman"/>
          <w:szCs w:val="24"/>
        </w:rPr>
        <w:t xml:space="preserve">, foreshadowing </w:t>
      </w:r>
      <w:r w:rsidR="00C33A1D">
        <w:rPr>
          <w:rFonts w:cs="Times New Roman"/>
          <w:szCs w:val="24"/>
        </w:rPr>
        <w:t xml:space="preserve">again </w:t>
      </w:r>
      <w:r w:rsidR="00AB3184">
        <w:rPr>
          <w:rFonts w:cs="Times New Roman"/>
          <w:szCs w:val="24"/>
        </w:rPr>
        <w:t>the need and benefit of repeated measurements</w:t>
      </w:r>
      <w:r w:rsidR="002760D2">
        <w:rPr>
          <w:rFonts w:cs="Times New Roman"/>
          <w:szCs w:val="24"/>
        </w:rPr>
        <w:t xml:space="preserve">. </w:t>
      </w:r>
      <w:r w:rsidR="00890243" w:rsidRPr="00717377">
        <w:rPr>
          <w:rFonts w:cs="Times New Roman"/>
          <w:szCs w:val="24"/>
        </w:rPr>
        <w:t xml:space="preserve">Although students have likely been introduced to the definition of variability before, reiteration is important and links immediately to </w:t>
      </w:r>
      <w:r w:rsidR="00164F66">
        <w:rPr>
          <w:rFonts w:cs="Times New Roman"/>
          <w:szCs w:val="24"/>
        </w:rPr>
        <w:t xml:space="preserve">two </w:t>
      </w:r>
      <w:r w:rsidR="007663F4">
        <w:rPr>
          <w:rFonts w:cs="Times New Roman"/>
          <w:szCs w:val="24"/>
        </w:rPr>
        <w:t>of the</w:t>
      </w:r>
      <w:r w:rsidR="00890243" w:rsidRPr="00717377">
        <w:rPr>
          <w:rFonts w:cs="Times New Roman"/>
          <w:szCs w:val="24"/>
        </w:rPr>
        <w:t xml:space="preserve"> primary learning goal</w:t>
      </w:r>
      <w:r w:rsidR="007663F4">
        <w:rPr>
          <w:rFonts w:cs="Times New Roman"/>
          <w:szCs w:val="24"/>
        </w:rPr>
        <w:t>s</w:t>
      </w:r>
      <w:r w:rsidR="00164F66">
        <w:rPr>
          <w:rFonts w:cs="Times New Roman"/>
          <w:szCs w:val="24"/>
        </w:rPr>
        <w:t>,</w:t>
      </w:r>
      <w:r w:rsidR="00890243" w:rsidRPr="00717377">
        <w:rPr>
          <w:rFonts w:cs="Times New Roman"/>
          <w:szCs w:val="24"/>
        </w:rPr>
        <w:t xml:space="preserve"> </w:t>
      </w:r>
      <w:r w:rsidR="00352171">
        <w:rPr>
          <w:rFonts w:cs="Times New Roman"/>
          <w:szCs w:val="24"/>
        </w:rPr>
        <w:t>B2</w:t>
      </w:r>
      <w:r w:rsidR="00CF5982">
        <w:rPr>
          <w:rFonts w:cs="Times New Roman"/>
          <w:szCs w:val="24"/>
        </w:rPr>
        <w:t xml:space="preserve"> and M</w:t>
      </w:r>
      <w:r w:rsidR="007663F4">
        <w:rPr>
          <w:rFonts w:cs="Times New Roman"/>
          <w:szCs w:val="24"/>
        </w:rPr>
        <w:t>2</w:t>
      </w:r>
      <w:r w:rsidR="00890243" w:rsidRPr="00717377">
        <w:rPr>
          <w:rFonts w:cs="Times New Roman"/>
          <w:szCs w:val="24"/>
        </w:rPr>
        <w:t xml:space="preserve">. </w:t>
      </w:r>
      <w:r w:rsidR="00852FB0">
        <w:rPr>
          <w:rFonts w:cs="Times New Roman"/>
          <w:szCs w:val="24"/>
        </w:rPr>
        <w:t>The existence of variability</w:t>
      </w:r>
      <w:r w:rsidR="001704B1">
        <w:rPr>
          <w:rFonts w:cs="Times New Roman"/>
          <w:szCs w:val="24"/>
        </w:rPr>
        <w:t>, including lack thereof,</w:t>
      </w:r>
      <w:r w:rsidR="00852FB0">
        <w:rPr>
          <w:rFonts w:cs="Times New Roman"/>
          <w:szCs w:val="24"/>
        </w:rPr>
        <w:t xml:space="preserve"> </w:t>
      </w:r>
      <w:r w:rsidR="007F1738">
        <w:rPr>
          <w:rFonts w:cs="Times New Roman"/>
          <w:szCs w:val="24"/>
        </w:rPr>
        <w:t>is</w:t>
      </w:r>
      <w:r w:rsidR="007A5097">
        <w:rPr>
          <w:rFonts w:cs="Times New Roman"/>
          <w:szCs w:val="24"/>
        </w:rPr>
        <w:t xml:space="preserve"> demonstrated through </w:t>
      </w:r>
      <w:r w:rsidR="002760D2">
        <w:rPr>
          <w:rFonts w:cs="Times New Roman"/>
          <w:szCs w:val="24"/>
        </w:rPr>
        <w:t xml:space="preserve">various </w:t>
      </w:r>
      <w:r w:rsidR="007A5097">
        <w:rPr>
          <w:rFonts w:cs="Times New Roman"/>
          <w:szCs w:val="24"/>
        </w:rPr>
        <w:t xml:space="preserve">examples </w:t>
      </w:r>
      <w:r w:rsidR="00627184">
        <w:rPr>
          <w:rFonts w:cs="Times New Roman"/>
          <w:szCs w:val="24"/>
        </w:rPr>
        <w:t xml:space="preserve">and </w:t>
      </w:r>
      <w:r w:rsidR="001704B1">
        <w:rPr>
          <w:rFonts w:cs="Times New Roman"/>
          <w:szCs w:val="24"/>
        </w:rPr>
        <w:t>discussion stimulating questions</w:t>
      </w:r>
      <w:r w:rsidR="002760D2">
        <w:rPr>
          <w:rFonts w:cs="Times New Roman"/>
          <w:szCs w:val="24"/>
        </w:rPr>
        <w:t xml:space="preserve">. Two </w:t>
      </w:r>
      <w:r w:rsidR="00BA658F">
        <w:rPr>
          <w:rFonts w:cs="Times New Roman"/>
          <w:szCs w:val="24"/>
        </w:rPr>
        <w:t xml:space="preserve">of the </w:t>
      </w:r>
      <w:r w:rsidR="002760D2">
        <w:rPr>
          <w:rFonts w:cs="Times New Roman"/>
          <w:szCs w:val="24"/>
        </w:rPr>
        <w:t xml:space="preserve">examples </w:t>
      </w:r>
      <w:r w:rsidR="00D02E84">
        <w:rPr>
          <w:rFonts w:cs="Times New Roman"/>
          <w:szCs w:val="24"/>
        </w:rPr>
        <w:t>ask</w:t>
      </w:r>
      <w:r w:rsidR="002760D2">
        <w:rPr>
          <w:rFonts w:cs="Times New Roman"/>
          <w:szCs w:val="24"/>
        </w:rPr>
        <w:t xml:space="preserve"> students </w:t>
      </w:r>
      <w:r w:rsidR="00D02E84">
        <w:rPr>
          <w:rFonts w:cs="Times New Roman"/>
          <w:szCs w:val="24"/>
        </w:rPr>
        <w:t xml:space="preserve">to </w:t>
      </w:r>
      <w:r w:rsidR="002760D2">
        <w:rPr>
          <w:rFonts w:cs="Times New Roman"/>
          <w:szCs w:val="24"/>
        </w:rPr>
        <w:t xml:space="preserve">compare the variability between two situations and two examples illustrate a complete lack of variability. </w:t>
      </w:r>
      <w:r w:rsidR="007F1738">
        <w:rPr>
          <w:rFonts w:cs="Times New Roman"/>
          <w:szCs w:val="24"/>
        </w:rPr>
        <w:t>None</w:t>
      </w:r>
      <w:r w:rsidR="00AB3184">
        <w:rPr>
          <w:rFonts w:cs="Times New Roman"/>
          <w:szCs w:val="24"/>
        </w:rPr>
        <w:t xml:space="preserve"> of the examples </w:t>
      </w:r>
      <w:r w:rsidR="007F1738">
        <w:rPr>
          <w:rFonts w:cs="Times New Roman"/>
          <w:szCs w:val="24"/>
        </w:rPr>
        <w:t>require students</w:t>
      </w:r>
      <w:r w:rsidR="00AB3184">
        <w:rPr>
          <w:rFonts w:cs="Times New Roman"/>
          <w:szCs w:val="24"/>
        </w:rPr>
        <w:t xml:space="preserve"> to</w:t>
      </w:r>
      <w:r w:rsidR="00843A8F">
        <w:rPr>
          <w:rFonts w:cs="Times New Roman"/>
          <w:szCs w:val="24"/>
        </w:rPr>
        <w:t xml:space="preserve"> </w:t>
      </w:r>
      <w:r w:rsidR="00D02E84">
        <w:rPr>
          <w:rFonts w:cs="Times New Roman"/>
          <w:szCs w:val="24"/>
        </w:rPr>
        <w:t xml:space="preserve">exactly </w:t>
      </w:r>
      <w:r w:rsidR="00843A8F">
        <w:rPr>
          <w:rFonts w:cs="Times New Roman"/>
          <w:szCs w:val="24"/>
        </w:rPr>
        <w:t>quantify the amount of variability</w:t>
      </w:r>
      <w:r w:rsidR="00D02E84">
        <w:rPr>
          <w:rFonts w:cs="Times New Roman"/>
          <w:szCs w:val="24"/>
        </w:rPr>
        <w:t xml:space="preserve"> but rather approach</w:t>
      </w:r>
      <w:r w:rsidR="00843A8F">
        <w:rPr>
          <w:rFonts w:cs="Times New Roman"/>
          <w:szCs w:val="24"/>
        </w:rPr>
        <w:t xml:space="preserve"> </w:t>
      </w:r>
      <w:r w:rsidR="00C32DE8">
        <w:rPr>
          <w:rFonts w:cs="Times New Roman"/>
          <w:szCs w:val="24"/>
        </w:rPr>
        <w:t>these</w:t>
      </w:r>
      <w:r w:rsidR="00D02E84">
        <w:rPr>
          <w:rFonts w:cs="Times New Roman"/>
          <w:szCs w:val="24"/>
        </w:rPr>
        <w:t xml:space="preserve"> </w:t>
      </w:r>
      <w:r w:rsidR="00C32DE8">
        <w:rPr>
          <w:rFonts w:cs="Times New Roman"/>
          <w:szCs w:val="24"/>
        </w:rPr>
        <w:t xml:space="preserve">tasks </w:t>
      </w:r>
      <w:r w:rsidR="00843A8F">
        <w:rPr>
          <w:rFonts w:cs="Times New Roman"/>
          <w:szCs w:val="24"/>
        </w:rPr>
        <w:t>conceptual</w:t>
      </w:r>
      <w:r w:rsidR="00C32DE8">
        <w:rPr>
          <w:rFonts w:cs="Times New Roman"/>
          <w:szCs w:val="24"/>
        </w:rPr>
        <w:t>ly</w:t>
      </w:r>
      <w:r w:rsidR="00843A8F">
        <w:rPr>
          <w:rFonts w:cs="Times New Roman"/>
          <w:szCs w:val="24"/>
        </w:rPr>
        <w:t>.</w:t>
      </w:r>
    </w:p>
    <w:p w14:paraId="2D41500A" w14:textId="77777777" w:rsidR="001C1787" w:rsidRDefault="001C1787" w:rsidP="00520F7D">
      <w:pPr>
        <w:spacing w:after="0" w:line="240" w:lineRule="auto"/>
        <w:contextualSpacing/>
        <w:rPr>
          <w:rFonts w:cs="Times New Roman"/>
          <w:szCs w:val="24"/>
        </w:rPr>
      </w:pPr>
    </w:p>
    <w:p w14:paraId="3DA84ECC" w14:textId="7F27C531" w:rsidR="00890243" w:rsidRDefault="00B14098" w:rsidP="00520F7D">
      <w:pPr>
        <w:spacing w:after="0" w:line="240" w:lineRule="auto"/>
        <w:contextualSpacing/>
        <w:rPr>
          <w:rFonts w:cs="Times New Roman"/>
          <w:szCs w:val="24"/>
        </w:rPr>
      </w:pPr>
      <w:r>
        <w:rPr>
          <w:rFonts w:cs="Times New Roman"/>
          <w:szCs w:val="24"/>
        </w:rPr>
        <w:t>Next, the terms</w:t>
      </w:r>
      <w:r w:rsidR="00236267">
        <w:rPr>
          <w:rFonts w:cs="Times New Roman"/>
          <w:szCs w:val="24"/>
        </w:rPr>
        <w:t xml:space="preserve"> </w:t>
      </w:r>
      <w:proofErr w:type="spellStart"/>
      <w:r w:rsidR="007A5097" w:rsidRPr="007A5097">
        <w:rPr>
          <w:rFonts w:cs="Times New Roman"/>
          <w:i/>
          <w:szCs w:val="24"/>
        </w:rPr>
        <w:t>measurand</w:t>
      </w:r>
      <w:proofErr w:type="spellEnd"/>
      <w:r w:rsidR="00762026">
        <w:rPr>
          <w:rFonts w:cs="Times New Roman"/>
          <w:szCs w:val="24"/>
        </w:rPr>
        <w:t xml:space="preserve"> and </w:t>
      </w:r>
      <w:r w:rsidR="00240001">
        <w:rPr>
          <w:rFonts w:cs="Times New Roman"/>
          <w:szCs w:val="24"/>
        </w:rPr>
        <w:t xml:space="preserve">a </w:t>
      </w:r>
      <w:r w:rsidR="007A5097" w:rsidRPr="007A5097">
        <w:rPr>
          <w:rFonts w:cs="Times New Roman"/>
          <w:i/>
          <w:szCs w:val="24"/>
        </w:rPr>
        <w:t>measurement</w:t>
      </w:r>
      <w:r>
        <w:rPr>
          <w:rFonts w:cs="Times New Roman"/>
          <w:i/>
          <w:szCs w:val="24"/>
        </w:rPr>
        <w:t xml:space="preserve"> </w:t>
      </w:r>
      <w:r>
        <w:rPr>
          <w:rFonts w:cs="Times New Roman"/>
          <w:szCs w:val="24"/>
        </w:rPr>
        <w:t>are defined and discussed</w:t>
      </w:r>
      <w:r w:rsidR="00762026">
        <w:rPr>
          <w:rFonts w:cs="Times New Roman"/>
          <w:szCs w:val="24"/>
        </w:rPr>
        <w:t xml:space="preserve">. </w:t>
      </w:r>
      <w:r w:rsidR="007073D7">
        <w:rPr>
          <w:rFonts w:cs="Times New Roman"/>
          <w:szCs w:val="24"/>
        </w:rPr>
        <w:t>The relation</w:t>
      </w:r>
      <w:r w:rsidR="002D795D">
        <w:rPr>
          <w:rFonts w:cs="Times New Roman"/>
          <w:szCs w:val="24"/>
        </w:rPr>
        <w:t xml:space="preserve"> between a</w:t>
      </w:r>
      <w:r w:rsidR="00890243" w:rsidRPr="00717377">
        <w:rPr>
          <w:rFonts w:cs="Times New Roman"/>
          <w:szCs w:val="24"/>
        </w:rPr>
        <w:t xml:space="preserve"> </w:t>
      </w:r>
      <w:proofErr w:type="spellStart"/>
      <w:r w:rsidR="00890243" w:rsidRPr="00717377">
        <w:rPr>
          <w:rFonts w:cs="Times New Roman"/>
          <w:szCs w:val="24"/>
        </w:rPr>
        <w:t>measurand</w:t>
      </w:r>
      <w:proofErr w:type="spellEnd"/>
      <w:r w:rsidR="00890243" w:rsidRPr="00717377">
        <w:rPr>
          <w:rFonts w:cs="Times New Roman"/>
          <w:szCs w:val="24"/>
        </w:rPr>
        <w:t xml:space="preserve"> — a quantity for which one hopes to establish a true or correct value, and measurement — the </w:t>
      </w:r>
      <w:ins w:id="83" w:author="Author">
        <w:r w:rsidR="00DB0A15">
          <w:rPr>
            <w:rFonts w:cs="Times New Roman"/>
            <w:szCs w:val="24"/>
          </w:rPr>
          <w:t xml:space="preserve">experimental </w:t>
        </w:r>
      </w:ins>
      <w:r w:rsidR="00890243" w:rsidRPr="00717377">
        <w:rPr>
          <w:rFonts w:cs="Times New Roman"/>
          <w:szCs w:val="24"/>
        </w:rPr>
        <w:t xml:space="preserve">assignment of a </w:t>
      </w:r>
      <w:del w:id="84" w:author="Author">
        <w:r w:rsidR="00890243" w:rsidRPr="00717377" w:rsidDel="0011484A">
          <w:rPr>
            <w:rFonts w:cs="Times New Roman"/>
            <w:szCs w:val="24"/>
          </w:rPr>
          <w:delText xml:space="preserve">number </w:delText>
        </w:r>
      </w:del>
      <w:ins w:id="85" w:author="Author">
        <w:r w:rsidR="0011484A">
          <w:rPr>
            <w:rFonts w:cs="Times New Roman"/>
            <w:szCs w:val="24"/>
          </w:rPr>
          <w:t>potential value</w:t>
        </w:r>
        <w:r w:rsidR="0011484A" w:rsidRPr="00717377">
          <w:rPr>
            <w:rFonts w:cs="Times New Roman"/>
            <w:szCs w:val="24"/>
          </w:rPr>
          <w:t xml:space="preserve"> </w:t>
        </w:r>
      </w:ins>
      <w:r w:rsidR="00890243" w:rsidRPr="00717377">
        <w:rPr>
          <w:rFonts w:cs="Times New Roman"/>
          <w:szCs w:val="24"/>
        </w:rPr>
        <w:t xml:space="preserve">to a </w:t>
      </w:r>
      <w:proofErr w:type="spellStart"/>
      <w:r w:rsidR="00890243" w:rsidRPr="00717377">
        <w:rPr>
          <w:rFonts w:cs="Times New Roman"/>
          <w:szCs w:val="24"/>
        </w:rPr>
        <w:t>measurand</w:t>
      </w:r>
      <w:proofErr w:type="spellEnd"/>
      <w:r w:rsidR="00890243" w:rsidRPr="00717377">
        <w:rPr>
          <w:rFonts w:cs="Times New Roman"/>
          <w:szCs w:val="24"/>
        </w:rPr>
        <w:t xml:space="preserve">, </w:t>
      </w:r>
      <w:r w:rsidR="00236267">
        <w:rPr>
          <w:rFonts w:cs="Times New Roman"/>
          <w:szCs w:val="24"/>
        </w:rPr>
        <w:t xml:space="preserve">can be seen as </w:t>
      </w:r>
      <w:r w:rsidR="00890243" w:rsidRPr="00717377">
        <w:rPr>
          <w:rFonts w:cs="Times New Roman"/>
          <w:szCs w:val="24"/>
        </w:rPr>
        <w:t>analogous to the relation between parameter and statistic. Th</w:t>
      </w:r>
      <w:r w:rsidR="00240001">
        <w:rPr>
          <w:rFonts w:cs="Times New Roman"/>
          <w:szCs w:val="24"/>
        </w:rPr>
        <w:t xml:space="preserve">is analogy </w:t>
      </w:r>
      <w:r w:rsidR="002D795D">
        <w:rPr>
          <w:rFonts w:cs="Times New Roman"/>
          <w:szCs w:val="24"/>
        </w:rPr>
        <w:t xml:space="preserve">is particularly beneficial to stress </w:t>
      </w:r>
      <w:r w:rsidR="00890243" w:rsidRPr="00717377">
        <w:rPr>
          <w:rFonts w:cs="Times New Roman"/>
          <w:szCs w:val="24"/>
        </w:rPr>
        <w:t xml:space="preserve">if </w:t>
      </w:r>
      <w:r w:rsidR="00240001">
        <w:rPr>
          <w:rFonts w:cs="Times New Roman"/>
          <w:szCs w:val="24"/>
        </w:rPr>
        <w:t>students already have seen the terms parameter and statistic</w:t>
      </w:r>
      <w:r w:rsidR="002D795D">
        <w:rPr>
          <w:rFonts w:cs="Times New Roman"/>
          <w:szCs w:val="24"/>
        </w:rPr>
        <w:t>.</w:t>
      </w:r>
      <w:r w:rsidR="00240001">
        <w:rPr>
          <w:rFonts w:cs="Times New Roman"/>
          <w:szCs w:val="24"/>
        </w:rPr>
        <w:t xml:space="preserve"> </w:t>
      </w:r>
      <w:r w:rsidR="00604AA6">
        <w:rPr>
          <w:rFonts w:cs="Times New Roman"/>
          <w:i/>
          <w:szCs w:val="24"/>
        </w:rPr>
        <w:t>Device</w:t>
      </w:r>
      <w:r w:rsidR="00604AA6">
        <w:rPr>
          <w:rFonts w:cs="Times New Roman"/>
          <w:szCs w:val="24"/>
        </w:rPr>
        <w:t xml:space="preserve"> and </w:t>
      </w:r>
      <w:r w:rsidR="00604AA6">
        <w:rPr>
          <w:rFonts w:cs="Times New Roman"/>
          <w:i/>
          <w:szCs w:val="24"/>
        </w:rPr>
        <w:t>operator</w:t>
      </w:r>
      <w:r w:rsidR="00604AA6">
        <w:rPr>
          <w:rFonts w:cs="Times New Roman"/>
          <w:szCs w:val="24"/>
        </w:rPr>
        <w:t xml:space="preserve"> are defined separately as the equipment and procedures used to produce the measurement and the person reading the measurement from the device</w:t>
      </w:r>
      <w:r w:rsidR="002D795D">
        <w:rPr>
          <w:rFonts w:cs="Times New Roman"/>
          <w:szCs w:val="24"/>
        </w:rPr>
        <w:t>, respectively</w:t>
      </w:r>
      <w:r w:rsidR="00604AA6">
        <w:rPr>
          <w:rFonts w:cs="Times New Roman"/>
          <w:szCs w:val="24"/>
        </w:rPr>
        <w:t xml:space="preserve">. These terms </w:t>
      </w:r>
      <w:r w:rsidR="00604AA6">
        <w:rPr>
          <w:rFonts w:cs="Times New Roman"/>
          <w:szCs w:val="24"/>
        </w:rPr>
        <w:lastRenderedPageBreak/>
        <w:t xml:space="preserve">are </w:t>
      </w:r>
      <w:r w:rsidR="002B6053">
        <w:rPr>
          <w:rFonts w:cs="Times New Roman"/>
          <w:szCs w:val="24"/>
        </w:rPr>
        <w:t>necessary</w:t>
      </w:r>
      <w:r w:rsidR="00604AA6">
        <w:rPr>
          <w:rFonts w:cs="Times New Roman"/>
          <w:szCs w:val="24"/>
        </w:rPr>
        <w:t xml:space="preserve"> as they often contribute to </w:t>
      </w:r>
      <w:r w:rsidR="00627184">
        <w:rPr>
          <w:rFonts w:cs="Times New Roman"/>
          <w:szCs w:val="24"/>
        </w:rPr>
        <w:t>variability within repeated measurements, which</w:t>
      </w:r>
      <w:r w:rsidR="00604AA6">
        <w:rPr>
          <w:rFonts w:cs="Times New Roman"/>
          <w:szCs w:val="24"/>
        </w:rPr>
        <w:t xml:space="preserve"> will be discussed at length in the second lecture.</w:t>
      </w:r>
    </w:p>
    <w:p w14:paraId="7CE3C6AA" w14:textId="77777777" w:rsidR="001C1787" w:rsidRPr="00604AA6" w:rsidRDefault="001C1787" w:rsidP="00520F7D">
      <w:pPr>
        <w:spacing w:after="0" w:line="240" w:lineRule="auto"/>
        <w:contextualSpacing/>
        <w:rPr>
          <w:rFonts w:cs="Times New Roman"/>
          <w:szCs w:val="24"/>
        </w:rPr>
      </w:pPr>
    </w:p>
    <w:p w14:paraId="494970CD" w14:textId="2063F225" w:rsidR="001C1787" w:rsidRDefault="002628E0" w:rsidP="00520F7D">
      <w:pPr>
        <w:spacing w:after="0" w:line="240" w:lineRule="auto"/>
        <w:contextualSpacing/>
        <w:rPr>
          <w:rFonts w:cs="Times New Roman"/>
          <w:szCs w:val="24"/>
        </w:rPr>
      </w:pPr>
      <w:r>
        <w:rPr>
          <w:rFonts w:cs="Times New Roman"/>
          <w:szCs w:val="24"/>
        </w:rPr>
        <w:t>We n</w:t>
      </w:r>
      <w:r w:rsidR="00B54C65">
        <w:rPr>
          <w:rFonts w:cs="Times New Roman"/>
          <w:szCs w:val="24"/>
        </w:rPr>
        <w:t>ext</w:t>
      </w:r>
      <w:r>
        <w:rPr>
          <w:rFonts w:cs="Times New Roman"/>
          <w:szCs w:val="24"/>
        </w:rPr>
        <w:t xml:space="preserve"> define</w:t>
      </w:r>
      <w:r w:rsidR="00B54C65">
        <w:rPr>
          <w:rFonts w:cs="Times New Roman"/>
          <w:szCs w:val="24"/>
        </w:rPr>
        <w:t xml:space="preserve"> </w:t>
      </w:r>
      <w:r w:rsidR="00B54C65" w:rsidRPr="00B54C65">
        <w:rPr>
          <w:rFonts w:cs="Times New Roman"/>
          <w:i/>
          <w:szCs w:val="24"/>
        </w:rPr>
        <w:t>m</w:t>
      </w:r>
      <w:r w:rsidR="00087F60" w:rsidRPr="00762026">
        <w:rPr>
          <w:rFonts w:cs="Times New Roman"/>
          <w:i/>
          <w:szCs w:val="24"/>
        </w:rPr>
        <w:t>easurement error</w:t>
      </w:r>
      <w:r w:rsidR="00087F60">
        <w:rPr>
          <w:rFonts w:cs="Times New Roman"/>
          <w:szCs w:val="24"/>
        </w:rPr>
        <w:t xml:space="preserve"> </w:t>
      </w:r>
      <w:r w:rsidR="00C907C2" w:rsidRPr="00092834">
        <w:rPr>
          <w:rFonts w:cs="Times New Roman"/>
          <w:i/>
          <w:szCs w:val="24"/>
        </w:rPr>
        <w:t>for a single measurement</w:t>
      </w:r>
      <w:r w:rsidR="00C907C2">
        <w:rPr>
          <w:rFonts w:cs="Times New Roman"/>
          <w:szCs w:val="24"/>
        </w:rPr>
        <w:t xml:space="preserve"> </w:t>
      </w:r>
      <w:r w:rsidR="00087F60">
        <w:rPr>
          <w:rFonts w:cs="Times New Roman"/>
          <w:szCs w:val="24"/>
        </w:rPr>
        <w:t>as the amount by which each observe</w:t>
      </w:r>
      <w:r w:rsidR="00B54C65">
        <w:rPr>
          <w:rFonts w:cs="Times New Roman"/>
          <w:szCs w:val="24"/>
        </w:rPr>
        <w:t>d measurement differs from the true, but unknown value</w:t>
      </w:r>
      <w:r w:rsidR="00087F60">
        <w:rPr>
          <w:rFonts w:cs="Times New Roman"/>
          <w:szCs w:val="24"/>
        </w:rPr>
        <w:t xml:space="preserve">.  </w:t>
      </w:r>
      <w:r w:rsidR="00096116">
        <w:rPr>
          <w:rFonts w:cs="Times New Roman"/>
          <w:szCs w:val="24"/>
        </w:rPr>
        <w:t xml:space="preserve">It should be noted that both lectures consider measurement error only for continuous, quantitative variables. </w:t>
      </w:r>
      <w:r w:rsidR="00D304AA">
        <w:rPr>
          <w:rFonts w:cs="Times New Roman"/>
          <w:szCs w:val="24"/>
        </w:rPr>
        <w:t>The</w:t>
      </w:r>
      <w:r w:rsidR="00096116">
        <w:rPr>
          <w:rFonts w:cs="Times New Roman"/>
          <w:szCs w:val="24"/>
        </w:rPr>
        <w:t xml:space="preserve"> definition</w:t>
      </w:r>
      <w:r w:rsidR="00267C8A">
        <w:rPr>
          <w:rFonts w:cs="Times New Roman"/>
          <w:szCs w:val="24"/>
        </w:rPr>
        <w:t xml:space="preserve"> of measurement error</w:t>
      </w:r>
      <w:r w:rsidR="00D304AA">
        <w:rPr>
          <w:rFonts w:cs="Times New Roman"/>
          <w:szCs w:val="24"/>
        </w:rPr>
        <w:t xml:space="preserve"> automatically dictates that </w:t>
      </w:r>
      <w:r w:rsidR="00B54C65">
        <w:rPr>
          <w:rFonts w:cs="Times New Roman"/>
          <w:szCs w:val="24"/>
        </w:rPr>
        <w:t xml:space="preserve">measurements </w:t>
      </w:r>
      <w:r w:rsidR="00C907C2">
        <w:rPr>
          <w:rFonts w:cs="Times New Roman"/>
          <w:szCs w:val="24"/>
        </w:rPr>
        <w:t>should</w:t>
      </w:r>
      <w:r w:rsidR="00B54C65">
        <w:rPr>
          <w:rFonts w:cs="Times New Roman"/>
          <w:szCs w:val="24"/>
        </w:rPr>
        <w:t xml:space="preserve"> be</w:t>
      </w:r>
      <w:r w:rsidR="00A246F2">
        <w:rPr>
          <w:rFonts w:cs="Times New Roman"/>
          <w:szCs w:val="24"/>
        </w:rPr>
        <w:t xml:space="preserve"> interpreted as approximations to the true value of the </w:t>
      </w:r>
      <w:proofErr w:type="spellStart"/>
      <w:r w:rsidR="00A246F2">
        <w:rPr>
          <w:rFonts w:cs="Times New Roman"/>
          <w:szCs w:val="24"/>
        </w:rPr>
        <w:t>measurand</w:t>
      </w:r>
      <w:proofErr w:type="spellEnd"/>
      <w:r w:rsidR="00A246F2">
        <w:rPr>
          <w:rFonts w:cs="Times New Roman"/>
          <w:szCs w:val="24"/>
        </w:rPr>
        <w:t>. B</w:t>
      </w:r>
      <w:r w:rsidR="00160A22">
        <w:rPr>
          <w:rFonts w:cs="Times New Roman"/>
          <w:szCs w:val="24"/>
        </w:rPr>
        <w:t>ecause the target audience for which this material is intended t</w:t>
      </w:r>
      <w:r w:rsidR="00087F60">
        <w:rPr>
          <w:rFonts w:cs="Times New Roman"/>
          <w:szCs w:val="24"/>
        </w:rPr>
        <w:t>ypically identifies itself as “</w:t>
      </w:r>
      <w:r w:rsidR="00160A22">
        <w:rPr>
          <w:rFonts w:cs="Times New Roman"/>
          <w:szCs w:val="24"/>
        </w:rPr>
        <w:t>not being good with math</w:t>
      </w:r>
      <w:r w:rsidR="000346B7">
        <w:rPr>
          <w:rFonts w:cs="Times New Roman"/>
          <w:szCs w:val="24"/>
        </w:rPr>
        <w:t>ematics</w:t>
      </w:r>
      <w:r w:rsidR="00160A22">
        <w:rPr>
          <w:rFonts w:cs="Times New Roman"/>
          <w:szCs w:val="24"/>
        </w:rPr>
        <w:t xml:space="preserve"> and formulas</w:t>
      </w:r>
      <w:r w:rsidR="00012E51">
        <w:rPr>
          <w:rFonts w:cs="Times New Roman"/>
          <w:szCs w:val="24"/>
        </w:rPr>
        <w:t>,</w:t>
      </w:r>
      <w:r w:rsidR="00160A22">
        <w:rPr>
          <w:rFonts w:cs="Times New Roman"/>
          <w:szCs w:val="24"/>
        </w:rPr>
        <w:t>” we</w:t>
      </w:r>
      <w:r w:rsidR="00890243">
        <w:rPr>
          <w:rFonts w:cs="Times New Roman"/>
          <w:szCs w:val="24"/>
        </w:rPr>
        <w:t xml:space="preserve"> made a conscious decision </w:t>
      </w:r>
      <w:r w:rsidR="00160A22">
        <w:rPr>
          <w:rFonts w:cs="Times New Roman"/>
          <w:szCs w:val="24"/>
        </w:rPr>
        <w:t xml:space="preserve">to </w:t>
      </w:r>
      <w:r w:rsidR="00890243">
        <w:rPr>
          <w:rFonts w:cs="Times New Roman"/>
          <w:szCs w:val="24"/>
        </w:rPr>
        <w:t xml:space="preserve">not </w:t>
      </w:r>
      <w:r w:rsidR="00160A22">
        <w:rPr>
          <w:rFonts w:cs="Times New Roman"/>
          <w:szCs w:val="24"/>
        </w:rPr>
        <w:t>define measurement error</w:t>
      </w:r>
      <w:r w:rsidR="00890243">
        <w:rPr>
          <w:rFonts w:cs="Times New Roman"/>
          <w:szCs w:val="24"/>
        </w:rPr>
        <w:t xml:space="preserve"> </w:t>
      </w:r>
      <w:r w:rsidR="00160A22">
        <w:rPr>
          <w:rFonts w:cs="Times New Roman"/>
          <w:szCs w:val="24"/>
        </w:rPr>
        <w:t>through</w:t>
      </w:r>
      <w:r w:rsidR="00890243">
        <w:rPr>
          <w:rFonts w:cs="Times New Roman"/>
          <w:szCs w:val="24"/>
        </w:rPr>
        <w:t xml:space="preserve"> formula </w:t>
      </w:r>
      <w:r w:rsidR="00160A22">
        <w:rPr>
          <w:rFonts w:cs="Times New Roman"/>
          <w:szCs w:val="24"/>
        </w:rPr>
        <w:t>notation, i.e.</w:t>
      </w:r>
      <w:r w:rsidR="00092834">
        <w:rPr>
          <w:rFonts w:cs="Times New Roman"/>
          <w:szCs w:val="24"/>
        </w:rPr>
        <w:t>,</w:t>
      </w:r>
      <w:r w:rsidR="00160A22">
        <w:rPr>
          <w:rFonts w:cs="Times New Roman"/>
          <w:szCs w:val="24"/>
        </w:rPr>
        <w:t xml:space="preserve"> the</w:t>
      </w:r>
      <w:r w:rsidR="00890243">
        <w:rPr>
          <w:rFonts w:cs="Times New Roman"/>
          <w:szCs w:val="24"/>
        </w:rPr>
        <w:t xml:space="preserve"> difference between the measurement and the true value of the </w:t>
      </w:r>
      <w:proofErr w:type="spellStart"/>
      <w:r w:rsidR="00890243">
        <w:rPr>
          <w:rFonts w:cs="Times New Roman"/>
          <w:szCs w:val="24"/>
        </w:rPr>
        <w:t>measurand</w:t>
      </w:r>
      <w:proofErr w:type="spellEnd"/>
      <w:r w:rsidR="00160A22">
        <w:rPr>
          <w:rFonts w:cs="Times New Roman"/>
          <w:szCs w:val="24"/>
        </w:rPr>
        <w:t xml:space="preserve"> as would be appropriate at a more technical level</w:t>
      </w:r>
      <w:r w:rsidR="00890243">
        <w:rPr>
          <w:rFonts w:cs="Times New Roman"/>
          <w:szCs w:val="24"/>
        </w:rPr>
        <w:t xml:space="preserve">. </w:t>
      </w:r>
      <w:commentRangeStart w:id="86"/>
      <w:del w:id="87" w:author="Author">
        <w:r w:rsidR="0057399A" w:rsidDel="00DB0A15">
          <w:rPr>
            <w:rFonts w:cs="Times New Roman"/>
            <w:szCs w:val="24"/>
          </w:rPr>
          <w:delText>Because t</w:delText>
        </w:r>
        <w:r w:rsidR="00087F60" w:rsidDel="00DB0A15">
          <w:rPr>
            <w:rFonts w:cs="Times New Roman"/>
            <w:szCs w:val="24"/>
          </w:rPr>
          <w:delText>he</w:delText>
        </w:r>
        <w:r w:rsidR="00160A22" w:rsidDel="00DB0A15">
          <w:rPr>
            <w:rFonts w:cs="Times New Roman"/>
            <w:szCs w:val="24"/>
          </w:rPr>
          <w:delText xml:space="preserve"> true value </w:delText>
        </w:r>
        <w:r w:rsidR="0057399A" w:rsidDel="00DB0A15">
          <w:rPr>
            <w:rFonts w:cs="Times New Roman"/>
            <w:szCs w:val="24"/>
          </w:rPr>
          <w:delText xml:space="preserve">of the measurand </w:delText>
        </w:r>
        <w:r w:rsidR="00160A22" w:rsidDel="00DB0A15">
          <w:rPr>
            <w:rFonts w:cs="Times New Roman"/>
            <w:szCs w:val="24"/>
          </w:rPr>
          <w:delText xml:space="preserve">is </w:delText>
        </w:r>
        <w:r w:rsidR="00087F60" w:rsidDel="00DB0A15">
          <w:rPr>
            <w:rFonts w:cs="Times New Roman"/>
            <w:szCs w:val="24"/>
          </w:rPr>
          <w:delText xml:space="preserve">rarely known </w:delText>
        </w:r>
        <w:r w:rsidR="002C2CBE" w:rsidDel="00DB0A15">
          <w:rPr>
            <w:rFonts w:cs="Times New Roman"/>
            <w:szCs w:val="24"/>
          </w:rPr>
          <w:delText>in practice</w:delText>
        </w:r>
        <w:r w:rsidR="00F74B41" w:rsidDel="00DB0A15">
          <w:rPr>
            <w:rFonts w:cs="Times New Roman"/>
            <w:szCs w:val="24"/>
          </w:rPr>
          <w:delText xml:space="preserve"> (except in the case of a reference standard)</w:delText>
        </w:r>
        <w:r w:rsidR="00160A22" w:rsidDel="00DB0A15">
          <w:rPr>
            <w:rFonts w:cs="Times New Roman"/>
            <w:szCs w:val="24"/>
          </w:rPr>
          <w:delText xml:space="preserve"> </w:delText>
        </w:r>
        <w:r w:rsidR="00E4366D" w:rsidDel="00DB0A15">
          <w:rPr>
            <w:rFonts w:cs="Times New Roman"/>
            <w:szCs w:val="24"/>
          </w:rPr>
          <w:delText xml:space="preserve">such an exercise would </w:delText>
        </w:r>
        <w:r w:rsidR="00092834" w:rsidDel="00DB0A15">
          <w:rPr>
            <w:rFonts w:cs="Times New Roman"/>
            <w:szCs w:val="24"/>
          </w:rPr>
          <w:delText>contradict a learning objective of the material.</w:delText>
        </w:r>
      </w:del>
      <w:commentRangeEnd w:id="86"/>
      <w:r w:rsidR="00DB0A15">
        <w:rPr>
          <w:rStyle w:val="CommentReference"/>
        </w:rPr>
        <w:commentReference w:id="86"/>
      </w:r>
    </w:p>
    <w:p w14:paraId="21794ADB" w14:textId="5543D88A" w:rsidR="008A780C" w:rsidRDefault="00E4366D" w:rsidP="007C7AD5">
      <w:pPr>
        <w:spacing w:after="0" w:line="240" w:lineRule="auto"/>
        <w:contextualSpacing/>
        <w:rPr>
          <w:ins w:id="88" w:author="Author"/>
          <w:rFonts w:cs="Times New Roman"/>
          <w:szCs w:val="24"/>
        </w:rPr>
      </w:pPr>
      <w:r>
        <w:rPr>
          <w:rFonts w:cs="Times New Roman"/>
          <w:szCs w:val="24"/>
        </w:rPr>
        <w:br/>
      </w:r>
      <w:r w:rsidR="00584AAA">
        <w:rPr>
          <w:rFonts w:cs="Times New Roman"/>
          <w:szCs w:val="24"/>
        </w:rPr>
        <w:t xml:space="preserve">The last term </w:t>
      </w:r>
      <w:r w:rsidR="00477502">
        <w:rPr>
          <w:rFonts w:cs="Times New Roman"/>
          <w:szCs w:val="24"/>
        </w:rPr>
        <w:t>defined</w:t>
      </w:r>
      <w:r w:rsidR="00584AAA">
        <w:rPr>
          <w:rFonts w:cs="Times New Roman"/>
          <w:szCs w:val="24"/>
        </w:rPr>
        <w:t xml:space="preserve"> is</w:t>
      </w:r>
      <w:r w:rsidR="00884845">
        <w:rPr>
          <w:rFonts w:cs="Times New Roman"/>
          <w:szCs w:val="24"/>
        </w:rPr>
        <w:t xml:space="preserve"> the </w:t>
      </w:r>
      <w:r w:rsidR="00884845" w:rsidRPr="00EE17F3">
        <w:rPr>
          <w:rFonts w:cs="Times New Roman"/>
          <w:i/>
          <w:szCs w:val="24"/>
        </w:rPr>
        <w:t>r</w:t>
      </w:r>
      <w:r w:rsidR="00762026" w:rsidRPr="00762026">
        <w:rPr>
          <w:rFonts w:cs="Times New Roman"/>
          <w:i/>
          <w:szCs w:val="24"/>
        </w:rPr>
        <w:t>eference standard</w:t>
      </w:r>
      <w:r w:rsidR="00762026">
        <w:rPr>
          <w:rFonts w:cs="Times New Roman"/>
          <w:szCs w:val="24"/>
        </w:rPr>
        <w:t xml:space="preserve">, </w:t>
      </w:r>
      <w:r w:rsidR="00E960A4">
        <w:rPr>
          <w:rFonts w:cs="Times New Roman"/>
          <w:szCs w:val="24"/>
        </w:rPr>
        <w:t xml:space="preserve">which </w:t>
      </w:r>
      <w:ins w:id="89" w:author="Author">
        <w:r w:rsidR="007C7AD5">
          <w:rPr>
            <w:rFonts w:cs="Times New Roman"/>
            <w:szCs w:val="24"/>
          </w:rPr>
          <w:t xml:space="preserve">is a </w:t>
        </w:r>
        <w:r w:rsidR="007C7AD5" w:rsidRPr="007C7AD5">
          <w:rPr>
            <w:rFonts w:cs="Times New Roman"/>
            <w:szCs w:val="24"/>
          </w:rPr>
          <w:t xml:space="preserve">realization </w:t>
        </w:r>
        <w:r w:rsidR="007C7AD5">
          <w:rPr>
            <w:rFonts w:cs="Times New Roman"/>
            <w:szCs w:val="24"/>
          </w:rPr>
          <w:t xml:space="preserve">of a </w:t>
        </w:r>
        <w:r w:rsidR="001949FA">
          <w:rPr>
            <w:rFonts w:cs="Times New Roman"/>
            <w:szCs w:val="24"/>
          </w:rPr>
          <w:t>specified</w:t>
        </w:r>
        <w:r w:rsidR="007C7AD5">
          <w:rPr>
            <w:rFonts w:cs="Times New Roman"/>
            <w:szCs w:val="24"/>
          </w:rPr>
          <w:t xml:space="preserve"> quantity</w:t>
        </w:r>
        <w:r w:rsidR="007C7AD5" w:rsidRPr="007C7AD5">
          <w:rPr>
            <w:rFonts w:cs="Times New Roman"/>
            <w:szCs w:val="24"/>
          </w:rPr>
          <w:t xml:space="preserve"> used as a </w:t>
        </w:r>
        <w:r w:rsidR="00800251">
          <w:rPr>
            <w:rFonts w:cs="Times New Roman"/>
            <w:szCs w:val="24"/>
          </w:rPr>
          <w:t>measurement unit</w:t>
        </w:r>
      </w:ins>
      <w:del w:id="90" w:author="Author">
        <w:r w:rsidR="00E960A4" w:rsidDel="007C7AD5">
          <w:rPr>
            <w:rFonts w:cs="Times New Roman"/>
            <w:szCs w:val="24"/>
          </w:rPr>
          <w:delText xml:space="preserve">by definition is a </w:delText>
        </w:r>
        <w:r w:rsidR="00762026" w:rsidDel="007C7AD5">
          <w:rPr>
            <w:rFonts w:cs="Times New Roman"/>
            <w:szCs w:val="24"/>
          </w:rPr>
          <w:delText xml:space="preserve">measurand </w:delText>
        </w:r>
        <w:r w:rsidR="00732AD6" w:rsidDel="007C7AD5">
          <w:rPr>
            <w:rFonts w:cs="Times New Roman"/>
            <w:szCs w:val="24"/>
          </w:rPr>
          <w:delText>whose</w:delText>
        </w:r>
        <w:r w:rsidR="00762026" w:rsidDel="007C7AD5">
          <w:rPr>
            <w:rFonts w:cs="Times New Roman"/>
            <w:szCs w:val="24"/>
          </w:rPr>
          <w:delText xml:space="preserve"> true value </w:delText>
        </w:r>
        <w:r w:rsidR="00762026" w:rsidRPr="00B97FAB" w:rsidDel="007C7AD5">
          <w:rPr>
            <w:rFonts w:cs="Times New Roman"/>
            <w:i/>
            <w:szCs w:val="24"/>
          </w:rPr>
          <w:delText>is</w:delText>
        </w:r>
        <w:r w:rsidR="00762026" w:rsidDel="007C7AD5">
          <w:rPr>
            <w:rFonts w:cs="Times New Roman"/>
            <w:szCs w:val="24"/>
          </w:rPr>
          <w:delText xml:space="preserve"> known</w:delText>
        </w:r>
      </w:del>
      <w:r w:rsidR="00762026">
        <w:rPr>
          <w:rFonts w:cs="Times New Roman"/>
          <w:szCs w:val="24"/>
        </w:rPr>
        <w:t xml:space="preserve">. </w:t>
      </w:r>
      <w:del w:id="91" w:author="Author">
        <w:r w:rsidR="00732AD6" w:rsidDel="007C7AD5">
          <w:rPr>
            <w:rFonts w:cs="Times New Roman"/>
            <w:szCs w:val="24"/>
          </w:rPr>
          <w:delText>These true values are defined by national standards and measurement systems and, in part, define</w:delText>
        </w:r>
      </w:del>
      <w:ins w:id="92" w:author="Author">
        <w:r w:rsidR="001949FA">
          <w:rPr>
            <w:rFonts w:cs="Times New Roman"/>
            <w:szCs w:val="24"/>
          </w:rPr>
          <w:t>Typical reference</w:t>
        </w:r>
        <w:r w:rsidR="007C7AD5">
          <w:rPr>
            <w:rFonts w:cs="Times New Roman"/>
            <w:szCs w:val="24"/>
          </w:rPr>
          <w:t xml:space="preserve"> standards are multiples of</w:t>
        </w:r>
      </w:ins>
      <w:r w:rsidR="00732AD6">
        <w:rPr>
          <w:rFonts w:cs="Times New Roman"/>
          <w:szCs w:val="24"/>
        </w:rPr>
        <w:t xml:space="preserve"> meaningful </w:t>
      </w:r>
      <w:ins w:id="93" w:author="Author">
        <w:r w:rsidR="007C7AD5">
          <w:rPr>
            <w:rFonts w:cs="Times New Roman"/>
            <w:szCs w:val="24"/>
          </w:rPr>
          <w:t xml:space="preserve">measurement </w:t>
        </w:r>
      </w:ins>
      <w:r w:rsidR="00732AD6">
        <w:rPr>
          <w:rFonts w:cs="Times New Roman"/>
          <w:szCs w:val="24"/>
        </w:rPr>
        <w:t xml:space="preserve">units, such as a kilogram, an inch, or a second. </w:t>
      </w:r>
      <w:r w:rsidR="0069356B">
        <w:rPr>
          <w:rFonts w:cs="Times New Roman"/>
          <w:szCs w:val="24"/>
        </w:rPr>
        <w:t xml:space="preserve">Students are informed that </w:t>
      </w:r>
      <w:r w:rsidR="00350651">
        <w:rPr>
          <w:rFonts w:cs="Times New Roman"/>
          <w:szCs w:val="24"/>
        </w:rPr>
        <w:t xml:space="preserve">the </w:t>
      </w:r>
      <w:r w:rsidR="00732AD6">
        <w:rPr>
          <w:rFonts w:cs="Times New Roman"/>
          <w:szCs w:val="24"/>
        </w:rPr>
        <w:t xml:space="preserve">organizing body in the United States that </w:t>
      </w:r>
      <w:del w:id="94" w:author="Author">
        <w:r w:rsidR="00732AD6" w:rsidDel="007C7AD5">
          <w:rPr>
            <w:rFonts w:cs="Times New Roman"/>
            <w:szCs w:val="24"/>
          </w:rPr>
          <w:delText xml:space="preserve">defines </w:delText>
        </w:r>
      </w:del>
      <w:ins w:id="95" w:author="Author">
        <w:r w:rsidR="007C7AD5">
          <w:rPr>
            <w:rFonts w:cs="Times New Roman"/>
            <w:szCs w:val="24"/>
          </w:rPr>
          <w:t xml:space="preserve">develops and maintains </w:t>
        </w:r>
      </w:ins>
      <w:del w:id="96" w:author="Author">
        <w:r w:rsidR="00732AD6" w:rsidDel="007C7AD5">
          <w:rPr>
            <w:rFonts w:cs="Times New Roman"/>
            <w:szCs w:val="24"/>
          </w:rPr>
          <w:delText xml:space="preserve">reference </w:delText>
        </w:r>
      </w:del>
      <w:ins w:id="97" w:author="Author">
        <w:r w:rsidR="007C7AD5">
          <w:rPr>
            <w:rFonts w:cs="Times New Roman"/>
            <w:szCs w:val="24"/>
          </w:rPr>
          <w:t xml:space="preserve">national measurement </w:t>
        </w:r>
      </w:ins>
      <w:r w:rsidR="00732AD6">
        <w:rPr>
          <w:rFonts w:cs="Times New Roman"/>
          <w:szCs w:val="24"/>
        </w:rPr>
        <w:t xml:space="preserve">standards is the National Institute of Standards and Technology (NIST), </w:t>
      </w:r>
      <w:r w:rsidR="0069356B">
        <w:rPr>
          <w:rFonts w:cs="Times New Roman"/>
          <w:szCs w:val="24"/>
        </w:rPr>
        <w:t>and</w:t>
      </w:r>
      <w:r w:rsidR="00732AD6">
        <w:rPr>
          <w:rFonts w:cs="Times New Roman"/>
          <w:szCs w:val="24"/>
        </w:rPr>
        <w:t xml:space="preserve"> </w:t>
      </w:r>
      <w:r w:rsidR="00350651">
        <w:rPr>
          <w:rFonts w:cs="Times New Roman"/>
          <w:szCs w:val="24"/>
        </w:rPr>
        <w:t xml:space="preserve">that </w:t>
      </w:r>
      <w:r w:rsidR="00732AD6">
        <w:rPr>
          <w:rFonts w:cs="Times New Roman"/>
          <w:szCs w:val="24"/>
        </w:rPr>
        <w:t xml:space="preserve">there are </w:t>
      </w:r>
      <w:del w:id="98" w:author="Author">
        <w:r w:rsidR="00A1259E" w:rsidDel="00E5621F">
          <w:rPr>
            <w:rFonts w:cs="Times New Roman"/>
            <w:szCs w:val="24"/>
          </w:rPr>
          <w:delText xml:space="preserve">also </w:delText>
        </w:r>
      </w:del>
      <w:ins w:id="99" w:author="Author">
        <w:r w:rsidR="00E5621F">
          <w:rPr>
            <w:rFonts w:cs="Times New Roman"/>
            <w:szCs w:val="24"/>
          </w:rPr>
          <w:t xml:space="preserve">analogous national and </w:t>
        </w:r>
      </w:ins>
      <w:r w:rsidR="00732AD6">
        <w:rPr>
          <w:rFonts w:cs="Times New Roman"/>
          <w:szCs w:val="24"/>
        </w:rPr>
        <w:t xml:space="preserve">international organizations that work to </w:t>
      </w:r>
      <w:del w:id="100" w:author="Author">
        <w:r w:rsidR="00732AD6" w:rsidDel="00E5621F">
          <w:rPr>
            <w:rFonts w:cs="Times New Roman"/>
            <w:szCs w:val="24"/>
          </w:rPr>
          <w:delText xml:space="preserve">standardize </w:delText>
        </w:r>
      </w:del>
      <w:ins w:id="101" w:author="Author">
        <w:r w:rsidR="00E5621F">
          <w:rPr>
            <w:rFonts w:cs="Times New Roman"/>
            <w:szCs w:val="24"/>
          </w:rPr>
          <w:t xml:space="preserve">harmonize </w:t>
        </w:r>
      </w:ins>
      <w:del w:id="102" w:author="Author">
        <w:r w:rsidR="00732AD6" w:rsidDel="00E5621F">
          <w:rPr>
            <w:rFonts w:cs="Times New Roman"/>
            <w:szCs w:val="24"/>
          </w:rPr>
          <w:delText xml:space="preserve">reference </w:delText>
        </w:r>
      </w:del>
      <w:ins w:id="103" w:author="Author">
        <w:r w:rsidR="00E5621F">
          <w:rPr>
            <w:rFonts w:cs="Times New Roman"/>
            <w:szCs w:val="24"/>
          </w:rPr>
          <w:t xml:space="preserve">measurement </w:t>
        </w:r>
      </w:ins>
      <w:r w:rsidR="00732AD6">
        <w:rPr>
          <w:rFonts w:cs="Times New Roman"/>
          <w:szCs w:val="24"/>
        </w:rPr>
        <w:t>standards</w:t>
      </w:r>
      <w:ins w:id="104" w:author="Author">
        <w:r w:rsidR="00E5621F">
          <w:rPr>
            <w:rFonts w:cs="Times New Roman"/>
            <w:szCs w:val="24"/>
          </w:rPr>
          <w:t>, especially those used to realize the measurement units that make up the International System</w:t>
        </w:r>
        <w:r w:rsidR="001949FA">
          <w:rPr>
            <w:rFonts w:cs="Times New Roman"/>
            <w:szCs w:val="24"/>
          </w:rPr>
          <w:t xml:space="preserve"> of Units (e.g. the kilogram,</w:t>
        </w:r>
        <w:r w:rsidR="00E5621F">
          <w:rPr>
            <w:rFonts w:cs="Times New Roman"/>
            <w:szCs w:val="24"/>
          </w:rPr>
          <w:t xml:space="preserve"> meter</w:t>
        </w:r>
        <w:r w:rsidR="001949FA">
          <w:rPr>
            <w:rFonts w:cs="Times New Roman"/>
            <w:szCs w:val="24"/>
          </w:rPr>
          <w:t>, etc.</w:t>
        </w:r>
        <w:r w:rsidR="00E5621F">
          <w:rPr>
            <w:rFonts w:cs="Times New Roman"/>
            <w:szCs w:val="24"/>
          </w:rPr>
          <w:t>),</w:t>
        </w:r>
      </w:ins>
      <w:r w:rsidR="00732AD6">
        <w:rPr>
          <w:rFonts w:cs="Times New Roman"/>
          <w:szCs w:val="24"/>
        </w:rPr>
        <w:t xml:space="preserve"> across countries.</w:t>
      </w:r>
    </w:p>
    <w:p w14:paraId="26287F2C" w14:textId="77777777" w:rsidR="00E5621F" w:rsidRDefault="00E5621F" w:rsidP="007C7AD5">
      <w:pPr>
        <w:spacing w:after="0" w:line="240" w:lineRule="auto"/>
        <w:contextualSpacing/>
        <w:rPr>
          <w:rFonts w:cs="Times New Roman"/>
          <w:szCs w:val="24"/>
        </w:rPr>
      </w:pPr>
    </w:p>
    <w:p w14:paraId="453979FE" w14:textId="27D116CF" w:rsidR="00A5743A" w:rsidRDefault="00F75D83" w:rsidP="00520F7D">
      <w:pPr>
        <w:spacing w:after="0" w:line="240" w:lineRule="auto"/>
        <w:contextualSpacing/>
        <w:rPr>
          <w:rFonts w:cs="Times New Roman"/>
          <w:color w:val="4BACC6" w:themeColor="accent5"/>
          <w:szCs w:val="24"/>
        </w:rPr>
      </w:pPr>
      <w:r>
        <w:rPr>
          <w:rFonts w:cs="Times New Roman"/>
          <w:szCs w:val="24"/>
        </w:rPr>
        <w:t>A</w:t>
      </w:r>
      <w:r w:rsidR="00F124CB">
        <w:rPr>
          <w:rFonts w:cs="Times New Roman"/>
          <w:szCs w:val="24"/>
        </w:rPr>
        <w:t xml:space="preserve"> fundamental idea and emphasized</w:t>
      </w:r>
      <w:r w:rsidR="00845DDA">
        <w:rPr>
          <w:rFonts w:cs="Times New Roman"/>
          <w:szCs w:val="24"/>
        </w:rPr>
        <w:t xml:space="preserve"> discussion point in this first</w:t>
      </w:r>
      <w:r w:rsidR="00890243" w:rsidRPr="00717377">
        <w:rPr>
          <w:rFonts w:cs="Times New Roman"/>
          <w:szCs w:val="24"/>
        </w:rPr>
        <w:t xml:space="preserve"> lecture is the f</w:t>
      </w:r>
      <w:r w:rsidR="00F124CB">
        <w:rPr>
          <w:rFonts w:cs="Times New Roman"/>
          <w:szCs w:val="24"/>
        </w:rPr>
        <w:t xml:space="preserve">act that measurement error </w:t>
      </w:r>
      <w:r w:rsidR="00890243" w:rsidRPr="00717377">
        <w:rPr>
          <w:rFonts w:cs="Times New Roman"/>
          <w:szCs w:val="24"/>
        </w:rPr>
        <w:t>always exist</w:t>
      </w:r>
      <w:r w:rsidR="00F124CB">
        <w:rPr>
          <w:rFonts w:cs="Times New Roman"/>
          <w:szCs w:val="24"/>
        </w:rPr>
        <w:t>s</w:t>
      </w:r>
      <w:r w:rsidR="00012E51">
        <w:rPr>
          <w:rFonts w:cs="Times New Roman"/>
          <w:szCs w:val="24"/>
        </w:rPr>
        <w:t xml:space="preserve"> </w:t>
      </w:r>
      <w:r w:rsidR="00890243" w:rsidRPr="00717377">
        <w:rPr>
          <w:rFonts w:cs="Times New Roman"/>
          <w:szCs w:val="24"/>
        </w:rPr>
        <w:t xml:space="preserve">as an unavoidable consequence of the finite precision </w:t>
      </w:r>
      <w:ins w:id="105" w:author="Author">
        <w:r w:rsidR="00E5621F">
          <w:rPr>
            <w:rFonts w:cs="Times New Roman"/>
            <w:szCs w:val="24"/>
          </w:rPr>
          <w:t>and potential bias present in all</w:t>
        </w:r>
      </w:ins>
      <w:del w:id="106" w:author="Author">
        <w:r w:rsidR="00890243" w:rsidRPr="00717377" w:rsidDel="00E5621F">
          <w:rPr>
            <w:rFonts w:cs="Times New Roman"/>
            <w:szCs w:val="24"/>
          </w:rPr>
          <w:delText xml:space="preserve">of </w:delText>
        </w:r>
        <w:r w:rsidR="002A06A5" w:rsidDel="00E5621F">
          <w:rPr>
            <w:rFonts w:cs="Times New Roman"/>
            <w:szCs w:val="24"/>
          </w:rPr>
          <w:delText>a</w:delText>
        </w:r>
      </w:del>
      <w:r w:rsidR="002A06A5">
        <w:rPr>
          <w:rFonts w:cs="Times New Roman"/>
          <w:szCs w:val="24"/>
        </w:rPr>
        <w:t xml:space="preserve"> measuring</w:t>
      </w:r>
      <w:r w:rsidR="00890243" w:rsidRPr="00717377">
        <w:rPr>
          <w:rFonts w:cs="Times New Roman"/>
          <w:szCs w:val="24"/>
        </w:rPr>
        <w:t xml:space="preserve"> device</w:t>
      </w:r>
      <w:ins w:id="107" w:author="Author">
        <w:r w:rsidR="00E5621F">
          <w:rPr>
            <w:rFonts w:cs="Times New Roman"/>
            <w:szCs w:val="24"/>
          </w:rPr>
          <w:t>s</w:t>
        </w:r>
      </w:ins>
      <w:r w:rsidR="0069356B">
        <w:rPr>
          <w:rFonts w:cs="Times New Roman"/>
          <w:szCs w:val="24"/>
        </w:rPr>
        <w:t>.  This idea is stressed</w:t>
      </w:r>
      <w:r w:rsidR="00B47B58">
        <w:rPr>
          <w:rFonts w:cs="Times New Roman"/>
          <w:szCs w:val="24"/>
        </w:rPr>
        <w:t xml:space="preserve"> to specifically counter general misconceptions introduced in Section 2.2</w:t>
      </w:r>
      <w:r w:rsidR="00890243" w:rsidRPr="00717377">
        <w:rPr>
          <w:rFonts w:cs="Times New Roman"/>
          <w:szCs w:val="24"/>
        </w:rPr>
        <w:t xml:space="preserve">. Students are </w:t>
      </w:r>
      <w:r w:rsidR="00B25719">
        <w:rPr>
          <w:rFonts w:cs="Times New Roman"/>
          <w:szCs w:val="24"/>
        </w:rPr>
        <w:t xml:space="preserve">encouraged to </w:t>
      </w:r>
      <w:r w:rsidR="006A51F1">
        <w:rPr>
          <w:rFonts w:cs="Times New Roman"/>
          <w:szCs w:val="24"/>
        </w:rPr>
        <w:t>understand</w:t>
      </w:r>
      <w:r w:rsidR="00B25719">
        <w:rPr>
          <w:rFonts w:cs="Times New Roman"/>
          <w:szCs w:val="24"/>
        </w:rPr>
        <w:t xml:space="preserve"> </w:t>
      </w:r>
      <w:r w:rsidR="00890243" w:rsidRPr="00717377">
        <w:rPr>
          <w:rFonts w:cs="Times New Roman"/>
          <w:szCs w:val="24"/>
        </w:rPr>
        <w:t xml:space="preserve">measurement error not </w:t>
      </w:r>
      <w:r w:rsidR="00B25719">
        <w:rPr>
          <w:rFonts w:cs="Times New Roman"/>
          <w:szCs w:val="24"/>
        </w:rPr>
        <w:t xml:space="preserve">as </w:t>
      </w:r>
      <w:r w:rsidR="00890243" w:rsidRPr="00717377">
        <w:rPr>
          <w:rFonts w:cs="Times New Roman"/>
          <w:szCs w:val="24"/>
        </w:rPr>
        <w:t xml:space="preserve">an error in the </w:t>
      </w:r>
      <w:r w:rsidR="00922CF2">
        <w:rPr>
          <w:rFonts w:cs="Times New Roman"/>
          <w:szCs w:val="24"/>
        </w:rPr>
        <w:t>typical</w:t>
      </w:r>
      <w:r w:rsidR="00CD2610">
        <w:rPr>
          <w:rFonts w:cs="Times New Roman"/>
          <w:szCs w:val="24"/>
        </w:rPr>
        <w:t xml:space="preserve"> </w:t>
      </w:r>
      <w:r w:rsidR="00890243">
        <w:rPr>
          <w:rFonts w:cs="Times New Roman"/>
          <w:szCs w:val="24"/>
        </w:rPr>
        <w:t xml:space="preserve">colloquial </w:t>
      </w:r>
      <w:r w:rsidR="00890243" w:rsidRPr="00717377">
        <w:rPr>
          <w:rFonts w:cs="Times New Roman"/>
          <w:szCs w:val="24"/>
        </w:rPr>
        <w:t>sense</w:t>
      </w:r>
      <w:r w:rsidR="00922CF2">
        <w:rPr>
          <w:rFonts w:cs="Times New Roman"/>
          <w:szCs w:val="24"/>
        </w:rPr>
        <w:t xml:space="preserve"> </w:t>
      </w:r>
      <w:del w:id="108" w:author="Author">
        <w:r w:rsidR="00922CF2" w:rsidDel="00E5621F">
          <w:rPr>
            <w:rFonts w:cs="Times New Roman"/>
            <w:szCs w:val="24"/>
          </w:rPr>
          <w:delText>they suspect</w:delText>
        </w:r>
        <w:r w:rsidR="006A51F1" w:rsidDel="00E5621F">
          <w:rPr>
            <w:rFonts w:cs="Times New Roman"/>
            <w:szCs w:val="24"/>
          </w:rPr>
          <w:delText xml:space="preserve"> </w:delText>
        </w:r>
      </w:del>
      <w:r w:rsidR="008A1D93">
        <w:rPr>
          <w:rFonts w:cs="Times New Roman"/>
          <w:szCs w:val="24"/>
        </w:rPr>
        <w:t xml:space="preserve">but rather that measurement error is inherent to </w:t>
      </w:r>
      <w:r w:rsidR="001C274B">
        <w:rPr>
          <w:rFonts w:cs="Times New Roman"/>
          <w:szCs w:val="24"/>
        </w:rPr>
        <w:t>every</w:t>
      </w:r>
      <w:r w:rsidR="008A1D93">
        <w:rPr>
          <w:rFonts w:cs="Times New Roman"/>
          <w:szCs w:val="24"/>
        </w:rPr>
        <w:t xml:space="preserve"> measurement process. </w:t>
      </w:r>
      <w:r w:rsidR="00890243" w:rsidRPr="007E20CD">
        <w:rPr>
          <w:rFonts w:cs="Times New Roman"/>
          <w:szCs w:val="24"/>
        </w:rPr>
        <w:t xml:space="preserve">This discussion </w:t>
      </w:r>
      <w:r w:rsidR="007E20CD">
        <w:rPr>
          <w:rFonts w:cs="Times New Roman"/>
          <w:szCs w:val="24"/>
        </w:rPr>
        <w:t xml:space="preserve">can further be extended to </w:t>
      </w:r>
      <w:r w:rsidR="00890243" w:rsidRPr="007E20CD">
        <w:rPr>
          <w:rFonts w:cs="Times New Roman"/>
          <w:szCs w:val="24"/>
        </w:rPr>
        <w:t xml:space="preserve">the relationship between the cost of a measurement device and the </w:t>
      </w:r>
      <w:del w:id="109" w:author="Author">
        <w:r w:rsidR="00890243" w:rsidRPr="007E20CD" w:rsidDel="00E5621F">
          <w:rPr>
            <w:rFonts w:cs="Times New Roman"/>
            <w:szCs w:val="24"/>
          </w:rPr>
          <w:delText xml:space="preserve">precision </w:delText>
        </w:r>
      </w:del>
      <w:ins w:id="110" w:author="Author">
        <w:r w:rsidR="00E5621F">
          <w:rPr>
            <w:rFonts w:cs="Times New Roman"/>
            <w:szCs w:val="24"/>
          </w:rPr>
          <w:t>accuracy</w:t>
        </w:r>
        <w:r w:rsidR="00E5621F" w:rsidRPr="007E20CD">
          <w:rPr>
            <w:rFonts w:cs="Times New Roman"/>
            <w:szCs w:val="24"/>
          </w:rPr>
          <w:t xml:space="preserve"> </w:t>
        </w:r>
      </w:ins>
      <w:r w:rsidR="00890243" w:rsidRPr="007E20CD">
        <w:rPr>
          <w:rFonts w:cs="Times New Roman"/>
          <w:szCs w:val="24"/>
        </w:rPr>
        <w:t>it will be able to provide</w:t>
      </w:r>
      <w:r w:rsidR="00B2620D">
        <w:rPr>
          <w:rFonts w:cs="Times New Roman"/>
          <w:szCs w:val="24"/>
        </w:rPr>
        <w:t xml:space="preserve"> and the need to consider different degrees of </w:t>
      </w:r>
      <w:del w:id="111" w:author="Author">
        <w:r w:rsidR="00B2620D" w:rsidDel="00E5621F">
          <w:rPr>
            <w:rFonts w:cs="Times New Roman"/>
            <w:szCs w:val="24"/>
          </w:rPr>
          <w:delText xml:space="preserve">precision </w:delText>
        </w:r>
      </w:del>
      <w:ins w:id="112" w:author="Author">
        <w:r w:rsidR="00E5621F">
          <w:rPr>
            <w:rFonts w:cs="Times New Roman"/>
            <w:szCs w:val="24"/>
          </w:rPr>
          <w:t xml:space="preserve">accuracy </w:t>
        </w:r>
      </w:ins>
      <w:r w:rsidR="00B2620D">
        <w:rPr>
          <w:rFonts w:cs="Times New Roman"/>
          <w:szCs w:val="24"/>
        </w:rPr>
        <w:t xml:space="preserve">depending on the </w:t>
      </w:r>
      <w:del w:id="113" w:author="Author">
        <w:r w:rsidR="00B2620D" w:rsidDel="00E5621F">
          <w:rPr>
            <w:rFonts w:cs="Times New Roman"/>
            <w:szCs w:val="24"/>
          </w:rPr>
          <w:delText xml:space="preserve">context of the </w:delText>
        </w:r>
      </w:del>
      <w:r w:rsidR="00B2620D">
        <w:rPr>
          <w:rFonts w:cs="Times New Roman"/>
          <w:szCs w:val="24"/>
        </w:rPr>
        <w:t>application</w:t>
      </w:r>
      <w:r w:rsidR="00890243" w:rsidRPr="007E20CD">
        <w:rPr>
          <w:rFonts w:cs="Times New Roman"/>
          <w:szCs w:val="24"/>
        </w:rPr>
        <w:t>.</w:t>
      </w:r>
      <w:r w:rsidR="00890243" w:rsidRPr="00CA4815">
        <w:rPr>
          <w:rFonts w:cs="Times New Roman"/>
          <w:color w:val="4BACC6" w:themeColor="accent5"/>
          <w:szCs w:val="24"/>
        </w:rPr>
        <w:t xml:space="preserve"> </w:t>
      </w:r>
    </w:p>
    <w:p w14:paraId="4909D539" w14:textId="77777777" w:rsidR="006447F1" w:rsidRDefault="006447F1" w:rsidP="00520F7D">
      <w:pPr>
        <w:spacing w:after="0" w:line="240" w:lineRule="auto"/>
        <w:contextualSpacing/>
        <w:rPr>
          <w:rFonts w:cs="Times New Roman"/>
          <w:szCs w:val="24"/>
        </w:rPr>
      </w:pPr>
    </w:p>
    <w:p w14:paraId="1945BE48" w14:textId="35E9B540" w:rsidR="00584AAA" w:rsidRPr="00584AAA" w:rsidRDefault="00745664" w:rsidP="00520F7D">
      <w:pPr>
        <w:spacing w:after="0" w:line="240" w:lineRule="auto"/>
        <w:contextualSpacing/>
        <w:rPr>
          <w:rFonts w:cs="Times New Roman"/>
          <w:szCs w:val="24"/>
        </w:rPr>
      </w:pPr>
      <w:r>
        <w:rPr>
          <w:rFonts w:cs="Times New Roman"/>
          <w:szCs w:val="24"/>
        </w:rPr>
        <w:t>The</w:t>
      </w:r>
      <w:r w:rsidR="00845DDA">
        <w:rPr>
          <w:rFonts w:cs="Times New Roman"/>
          <w:szCs w:val="24"/>
        </w:rPr>
        <w:t xml:space="preserve"> </w:t>
      </w:r>
      <w:r>
        <w:rPr>
          <w:rFonts w:cs="Times New Roman"/>
          <w:szCs w:val="24"/>
        </w:rPr>
        <w:t xml:space="preserve">first </w:t>
      </w:r>
      <w:r w:rsidR="00845DDA">
        <w:rPr>
          <w:rFonts w:cs="Times New Roman"/>
          <w:szCs w:val="24"/>
        </w:rPr>
        <w:t>lecture</w:t>
      </w:r>
      <w:r w:rsidR="00584AAA" w:rsidRPr="00584AAA">
        <w:rPr>
          <w:rFonts w:cs="Times New Roman"/>
          <w:szCs w:val="24"/>
        </w:rPr>
        <w:t xml:space="preserve"> </w:t>
      </w:r>
      <w:r>
        <w:rPr>
          <w:rFonts w:cs="Times New Roman"/>
          <w:szCs w:val="24"/>
        </w:rPr>
        <w:t xml:space="preserve">concludes with a </w:t>
      </w:r>
      <w:r w:rsidRPr="00584AAA">
        <w:rPr>
          <w:rFonts w:cs="Times New Roman"/>
          <w:szCs w:val="24"/>
        </w:rPr>
        <w:t>discuss</w:t>
      </w:r>
      <w:r>
        <w:rPr>
          <w:rFonts w:cs="Times New Roman"/>
          <w:szCs w:val="24"/>
        </w:rPr>
        <w:t>ion on</w:t>
      </w:r>
      <w:r w:rsidRPr="00584AAA">
        <w:rPr>
          <w:rFonts w:cs="Times New Roman"/>
          <w:szCs w:val="24"/>
        </w:rPr>
        <w:t xml:space="preserve"> </w:t>
      </w:r>
      <w:r w:rsidR="00584AAA" w:rsidRPr="00584AAA">
        <w:rPr>
          <w:rFonts w:cs="Times New Roman"/>
          <w:szCs w:val="24"/>
        </w:rPr>
        <w:t xml:space="preserve">how to scientifically report </w:t>
      </w:r>
      <w:ins w:id="114" w:author="Author">
        <w:r w:rsidR="007C2DA2">
          <w:rPr>
            <w:rFonts w:cs="Times New Roman"/>
            <w:szCs w:val="24"/>
          </w:rPr>
          <w:t xml:space="preserve">the result of </w:t>
        </w:r>
      </w:ins>
      <w:r w:rsidR="00584AAA" w:rsidRPr="00584AAA">
        <w:rPr>
          <w:rFonts w:cs="Times New Roman"/>
          <w:szCs w:val="24"/>
        </w:rPr>
        <w:t xml:space="preserve">a single measurement while </w:t>
      </w:r>
      <w:r w:rsidR="00510E7F">
        <w:rPr>
          <w:rFonts w:cs="Times New Roman"/>
          <w:szCs w:val="24"/>
        </w:rPr>
        <w:t xml:space="preserve">at the same time </w:t>
      </w:r>
      <w:r w:rsidR="00584AAA" w:rsidRPr="00584AAA">
        <w:rPr>
          <w:rFonts w:cs="Times New Roman"/>
          <w:szCs w:val="24"/>
        </w:rPr>
        <w:t xml:space="preserve">accounting for measurement error. </w:t>
      </w:r>
      <w:del w:id="115" w:author="Author">
        <w:r w:rsidR="00B97FAB" w:rsidDel="007C2DA2">
          <w:rPr>
            <w:rFonts w:cs="Times New Roman"/>
            <w:szCs w:val="24"/>
          </w:rPr>
          <w:delText xml:space="preserve">Single </w:delText>
        </w:r>
      </w:del>
      <w:ins w:id="116" w:author="Author">
        <w:r w:rsidR="007C2DA2">
          <w:rPr>
            <w:rFonts w:cs="Times New Roman"/>
            <w:szCs w:val="24"/>
          </w:rPr>
          <w:t xml:space="preserve">All </w:t>
        </w:r>
      </w:ins>
      <w:r w:rsidR="00B97FAB">
        <w:rPr>
          <w:rFonts w:cs="Times New Roman"/>
          <w:szCs w:val="24"/>
        </w:rPr>
        <w:t>m</w:t>
      </w:r>
      <w:r w:rsidR="00845DDA">
        <w:rPr>
          <w:rFonts w:cs="Times New Roman"/>
          <w:szCs w:val="24"/>
        </w:rPr>
        <w:t>easurement</w:t>
      </w:r>
      <w:ins w:id="117" w:author="Author">
        <w:r w:rsidR="007C2DA2">
          <w:rPr>
            <w:rFonts w:cs="Times New Roman"/>
            <w:szCs w:val="24"/>
          </w:rPr>
          <w:t xml:space="preserve"> result</w:t>
        </w:r>
      </w:ins>
      <w:r w:rsidR="00845DDA">
        <w:rPr>
          <w:rFonts w:cs="Times New Roman"/>
          <w:szCs w:val="24"/>
        </w:rPr>
        <w:t>s should be re</w:t>
      </w:r>
      <w:r w:rsidR="00F72686">
        <w:rPr>
          <w:rFonts w:cs="Times New Roman"/>
          <w:szCs w:val="24"/>
        </w:rPr>
        <w:t>ported as a</w:t>
      </w:r>
      <w:ins w:id="118" w:author="Author">
        <w:r w:rsidR="007C2DA2">
          <w:rPr>
            <w:rFonts w:cs="Times New Roman"/>
            <w:szCs w:val="24"/>
          </w:rPr>
          <w:t>n</w:t>
        </w:r>
      </w:ins>
      <w:r w:rsidR="00F72686">
        <w:rPr>
          <w:rFonts w:cs="Times New Roman"/>
          <w:szCs w:val="24"/>
        </w:rPr>
        <w:t xml:space="preserve"> </w:t>
      </w:r>
      <w:del w:id="119" w:author="Author">
        <w:r w:rsidR="00F72686" w:rsidDel="007C2DA2">
          <w:rPr>
            <w:rFonts w:cs="Times New Roman"/>
            <w:szCs w:val="24"/>
          </w:rPr>
          <w:delText xml:space="preserve">range </w:delText>
        </w:r>
      </w:del>
      <w:ins w:id="120" w:author="Author">
        <w:r w:rsidR="007C2DA2">
          <w:rPr>
            <w:rFonts w:cs="Times New Roman"/>
            <w:szCs w:val="24"/>
          </w:rPr>
          <w:t xml:space="preserve">interval of plausible values for the </w:t>
        </w:r>
        <w:proofErr w:type="spellStart"/>
        <w:r w:rsidR="007C2DA2">
          <w:rPr>
            <w:rFonts w:cs="Times New Roman"/>
            <w:szCs w:val="24"/>
          </w:rPr>
          <w:t>measurand</w:t>
        </w:r>
        <w:proofErr w:type="spellEnd"/>
        <w:r w:rsidR="007C2DA2">
          <w:rPr>
            <w:rFonts w:cs="Times New Roman"/>
            <w:szCs w:val="24"/>
          </w:rPr>
          <w:t xml:space="preserve"> </w:t>
        </w:r>
      </w:ins>
      <w:r w:rsidR="00F72686">
        <w:rPr>
          <w:rFonts w:cs="Times New Roman"/>
          <w:szCs w:val="24"/>
        </w:rPr>
        <w:t>to account for the inherent</w:t>
      </w:r>
      <w:r w:rsidR="00845DDA">
        <w:rPr>
          <w:rFonts w:cs="Times New Roman"/>
          <w:szCs w:val="24"/>
        </w:rPr>
        <w:t xml:space="preserve"> </w:t>
      </w:r>
      <w:r w:rsidR="00510E7F">
        <w:rPr>
          <w:rFonts w:cs="Times New Roman"/>
          <w:szCs w:val="24"/>
        </w:rPr>
        <w:t xml:space="preserve">measurement </w:t>
      </w:r>
      <w:r w:rsidR="00845DDA">
        <w:rPr>
          <w:rFonts w:cs="Times New Roman"/>
          <w:szCs w:val="24"/>
        </w:rPr>
        <w:t>uncertainty. If the device used to make the measurement has a</w:t>
      </w:r>
      <w:r w:rsidR="00584AAA" w:rsidRPr="00584AAA">
        <w:rPr>
          <w:rFonts w:cs="Times New Roman"/>
          <w:szCs w:val="24"/>
        </w:rPr>
        <w:t xml:space="preserve"> stated calibration or rating </w:t>
      </w:r>
      <w:r w:rsidR="00845DDA">
        <w:rPr>
          <w:rFonts w:cs="Times New Roman"/>
          <w:szCs w:val="24"/>
        </w:rPr>
        <w:t xml:space="preserve">this value should be </w:t>
      </w:r>
      <w:del w:id="121" w:author="Author">
        <w:r w:rsidR="00845DDA" w:rsidDel="007C2DA2">
          <w:rPr>
            <w:rFonts w:cs="Times New Roman"/>
            <w:szCs w:val="24"/>
          </w:rPr>
          <w:delText xml:space="preserve">used to create </w:delText>
        </w:r>
      </w:del>
      <w:ins w:id="122" w:author="Author">
        <w:r w:rsidR="007C2DA2">
          <w:rPr>
            <w:rFonts w:cs="Times New Roman"/>
            <w:szCs w:val="24"/>
          </w:rPr>
          <w:t xml:space="preserve">included when determining </w:t>
        </w:r>
      </w:ins>
      <w:r w:rsidR="00845DDA">
        <w:rPr>
          <w:rFonts w:cs="Times New Roman"/>
          <w:szCs w:val="24"/>
        </w:rPr>
        <w:t>the interval</w:t>
      </w:r>
      <w:ins w:id="123" w:author="Author">
        <w:r w:rsidR="007C2DA2">
          <w:rPr>
            <w:rFonts w:cs="Times New Roman"/>
            <w:szCs w:val="24"/>
          </w:rPr>
          <w:t xml:space="preserve"> to report</w:t>
        </w:r>
      </w:ins>
      <w:r w:rsidR="00845DDA">
        <w:rPr>
          <w:rFonts w:cs="Times New Roman"/>
          <w:szCs w:val="24"/>
        </w:rPr>
        <w:t xml:space="preserve">.  If </w:t>
      </w:r>
      <w:r w:rsidR="00B97FAB">
        <w:rPr>
          <w:rFonts w:cs="Times New Roman"/>
          <w:szCs w:val="24"/>
        </w:rPr>
        <w:t>no calibration</w:t>
      </w:r>
      <w:r w:rsidR="00584AAA" w:rsidRPr="00584AAA">
        <w:rPr>
          <w:rFonts w:cs="Times New Roman"/>
          <w:szCs w:val="24"/>
        </w:rPr>
        <w:t xml:space="preserve"> is specified</w:t>
      </w:r>
      <w:r w:rsidR="00845DDA">
        <w:rPr>
          <w:rFonts w:cs="Times New Roman"/>
          <w:szCs w:val="24"/>
        </w:rPr>
        <w:t xml:space="preserve"> for the device,</w:t>
      </w:r>
      <w:r w:rsidR="00584AAA" w:rsidRPr="00584AAA">
        <w:rPr>
          <w:rFonts w:cs="Times New Roman"/>
          <w:szCs w:val="24"/>
        </w:rPr>
        <w:t xml:space="preserve"> </w:t>
      </w:r>
      <w:r w:rsidR="00B97FAB">
        <w:rPr>
          <w:rFonts w:cs="Times New Roman"/>
          <w:szCs w:val="24"/>
        </w:rPr>
        <w:t xml:space="preserve">it is common practice to </w:t>
      </w:r>
      <w:r w:rsidR="00584AAA" w:rsidRPr="00584AAA">
        <w:rPr>
          <w:rFonts w:cs="Times New Roman"/>
          <w:szCs w:val="24"/>
        </w:rPr>
        <w:t>assume that the last digit</w:t>
      </w:r>
      <w:ins w:id="124" w:author="Author">
        <w:r w:rsidR="00B931C3">
          <w:rPr>
            <w:rFonts w:cs="Times New Roman"/>
            <w:szCs w:val="24"/>
          </w:rPr>
          <w:t xml:space="preserve"> reported</w:t>
        </w:r>
      </w:ins>
      <w:r w:rsidR="00584AAA" w:rsidRPr="00584AAA">
        <w:rPr>
          <w:rFonts w:cs="Times New Roman"/>
          <w:szCs w:val="24"/>
        </w:rPr>
        <w:t xml:space="preserve"> is imprecise</w:t>
      </w:r>
      <w:r w:rsidR="00845DDA">
        <w:rPr>
          <w:rFonts w:cs="Times New Roman"/>
          <w:szCs w:val="24"/>
        </w:rPr>
        <w:t>, i.e</w:t>
      </w:r>
      <w:r w:rsidR="000F16E7">
        <w:rPr>
          <w:rFonts w:cs="Times New Roman"/>
          <w:szCs w:val="24"/>
        </w:rPr>
        <w:t>.</w:t>
      </w:r>
      <w:r w:rsidR="00D97BF4">
        <w:rPr>
          <w:rFonts w:cs="Times New Roman"/>
          <w:szCs w:val="24"/>
        </w:rPr>
        <w:t>,</w:t>
      </w:r>
      <w:r w:rsidR="00845DDA">
        <w:rPr>
          <w:rFonts w:cs="Times New Roman"/>
          <w:szCs w:val="24"/>
        </w:rPr>
        <w:t xml:space="preserve"> </w:t>
      </w:r>
      <w:r w:rsidR="00845DDA" w:rsidRPr="00845DDA">
        <w:rPr>
          <w:rFonts w:cs="Times New Roman"/>
          <w:szCs w:val="24"/>
        </w:rPr>
        <w:t>the measurement is reported as plus/minus one in the final digit.</w:t>
      </w:r>
      <w:r w:rsidR="00584AAA" w:rsidRPr="00584AAA">
        <w:rPr>
          <w:rFonts w:cs="Times New Roman"/>
          <w:szCs w:val="24"/>
        </w:rPr>
        <w:t xml:space="preserve">  This practice </w:t>
      </w:r>
      <w:r w:rsidR="00FE6787">
        <w:rPr>
          <w:rFonts w:cs="Times New Roman"/>
          <w:szCs w:val="24"/>
        </w:rPr>
        <w:t xml:space="preserve">accounts for </w:t>
      </w:r>
      <w:del w:id="125" w:author="Author">
        <w:r w:rsidR="00FE6787" w:rsidDel="00B931C3">
          <w:rPr>
            <w:rFonts w:cs="Times New Roman"/>
            <w:szCs w:val="24"/>
          </w:rPr>
          <w:delText xml:space="preserve">measurement error from the </w:delText>
        </w:r>
      </w:del>
      <w:r w:rsidR="00FE6787">
        <w:rPr>
          <w:rFonts w:cs="Times New Roman"/>
          <w:szCs w:val="24"/>
        </w:rPr>
        <w:t xml:space="preserve">device </w:t>
      </w:r>
      <w:ins w:id="126" w:author="Author">
        <w:r w:rsidR="00B931C3">
          <w:rPr>
            <w:rFonts w:cs="Times New Roman"/>
            <w:szCs w:val="24"/>
          </w:rPr>
          <w:t xml:space="preserve">resolution and operator precision </w:t>
        </w:r>
      </w:ins>
      <w:r w:rsidR="00FE6787">
        <w:rPr>
          <w:rFonts w:cs="Times New Roman"/>
          <w:szCs w:val="24"/>
        </w:rPr>
        <w:t xml:space="preserve">and </w:t>
      </w:r>
      <w:r w:rsidR="00584AAA" w:rsidRPr="00584AAA">
        <w:rPr>
          <w:rFonts w:cs="Times New Roman"/>
          <w:szCs w:val="24"/>
        </w:rPr>
        <w:t xml:space="preserve">is borrowed from what is </w:t>
      </w:r>
      <w:r w:rsidR="00510E7F">
        <w:rPr>
          <w:rFonts w:cs="Times New Roman"/>
          <w:szCs w:val="24"/>
        </w:rPr>
        <w:t xml:space="preserve">frequently </w:t>
      </w:r>
      <w:r w:rsidR="00584AAA" w:rsidRPr="00584AAA">
        <w:rPr>
          <w:rFonts w:cs="Times New Roman"/>
          <w:szCs w:val="24"/>
        </w:rPr>
        <w:t xml:space="preserve">taught in chemistry education (Pacer, 2000; </w:t>
      </w:r>
      <w:proofErr w:type="spellStart"/>
      <w:r w:rsidR="00584AAA" w:rsidRPr="00584AAA">
        <w:rPr>
          <w:rFonts w:cs="Times New Roman"/>
          <w:szCs w:val="24"/>
        </w:rPr>
        <w:lastRenderedPageBreak/>
        <w:t>Terezakis</w:t>
      </w:r>
      <w:proofErr w:type="spellEnd"/>
      <w:r w:rsidR="00584AAA" w:rsidRPr="00584AAA">
        <w:rPr>
          <w:rFonts w:cs="Times New Roman"/>
          <w:szCs w:val="24"/>
        </w:rPr>
        <w:t xml:space="preserve">, 2010). In addition, reporting measurements as </w:t>
      </w:r>
      <w:del w:id="127" w:author="Author">
        <w:r w:rsidR="00584AAA" w:rsidRPr="00584AAA" w:rsidDel="007C2DA2">
          <w:rPr>
            <w:rFonts w:cs="Times New Roman"/>
            <w:szCs w:val="24"/>
          </w:rPr>
          <w:delText>a range</w:delText>
        </w:r>
      </w:del>
      <w:ins w:id="128" w:author="Author">
        <w:r w:rsidR="007C2DA2">
          <w:rPr>
            <w:rFonts w:cs="Times New Roman"/>
            <w:szCs w:val="24"/>
          </w:rPr>
          <w:t>an interval of plausible values</w:t>
        </w:r>
      </w:ins>
      <w:r w:rsidR="00584AAA" w:rsidRPr="00584AAA">
        <w:rPr>
          <w:rFonts w:cs="Times New Roman"/>
          <w:szCs w:val="24"/>
        </w:rPr>
        <w:t xml:space="preserve"> reiterates or </w:t>
      </w:r>
      <w:r w:rsidR="00AA75AF" w:rsidRPr="00584AAA">
        <w:rPr>
          <w:rFonts w:cs="Times New Roman"/>
          <w:szCs w:val="24"/>
        </w:rPr>
        <w:t>alludes</w:t>
      </w:r>
      <w:r w:rsidR="00584AAA" w:rsidRPr="00584AAA">
        <w:rPr>
          <w:rFonts w:cs="Times New Roman"/>
          <w:szCs w:val="24"/>
        </w:rPr>
        <w:t xml:space="preserve"> to the </w:t>
      </w:r>
      <w:r w:rsidR="009173AF">
        <w:rPr>
          <w:rFonts w:cs="Times New Roman"/>
          <w:szCs w:val="24"/>
        </w:rPr>
        <w:t>idea behind</w:t>
      </w:r>
      <w:r w:rsidR="00584AAA" w:rsidRPr="00584AAA">
        <w:rPr>
          <w:rFonts w:cs="Times New Roman"/>
          <w:szCs w:val="24"/>
        </w:rPr>
        <w:t xml:space="preserve"> confidence intervals.</w:t>
      </w:r>
    </w:p>
    <w:p w14:paraId="23A18A14" w14:textId="77777777" w:rsidR="00584AAA" w:rsidRDefault="00584AAA" w:rsidP="00520F7D">
      <w:pPr>
        <w:spacing w:after="0" w:line="240" w:lineRule="auto"/>
        <w:contextualSpacing/>
        <w:rPr>
          <w:rFonts w:cs="Times New Roman"/>
          <w:szCs w:val="24"/>
        </w:rPr>
      </w:pPr>
    </w:p>
    <w:p w14:paraId="073AE468" w14:textId="77777777" w:rsidR="00B61B09" w:rsidRDefault="004C66C8" w:rsidP="00520F7D">
      <w:pPr>
        <w:spacing w:after="0" w:line="240" w:lineRule="auto"/>
        <w:contextualSpacing/>
        <w:rPr>
          <w:rFonts w:cs="Times New Roman"/>
          <w:b/>
          <w:sz w:val="26"/>
          <w:szCs w:val="26"/>
        </w:rPr>
      </w:pPr>
      <w:r>
        <w:rPr>
          <w:rFonts w:cs="Times New Roman"/>
          <w:b/>
          <w:sz w:val="26"/>
          <w:szCs w:val="26"/>
        </w:rPr>
        <w:t>4.2</w:t>
      </w:r>
      <w:r w:rsidR="00B61B09">
        <w:rPr>
          <w:rFonts w:cs="Times New Roman"/>
          <w:b/>
          <w:sz w:val="26"/>
          <w:szCs w:val="26"/>
        </w:rPr>
        <w:t xml:space="preserve"> Group Activity 1</w:t>
      </w:r>
      <w:r w:rsidR="00443E00">
        <w:rPr>
          <w:rFonts w:cs="Times New Roman"/>
          <w:b/>
          <w:sz w:val="26"/>
          <w:szCs w:val="26"/>
        </w:rPr>
        <w:t xml:space="preserve">:  </w:t>
      </w:r>
      <w:r w:rsidR="00443E00" w:rsidRPr="008C7AEC">
        <w:rPr>
          <w:rFonts w:cs="Times New Roman"/>
          <w:b/>
          <w:sz w:val="26"/>
          <w:szCs w:val="26"/>
        </w:rPr>
        <w:t>Measurement</w:t>
      </w:r>
      <w:r>
        <w:rPr>
          <w:rFonts w:cs="Times New Roman"/>
          <w:b/>
          <w:sz w:val="26"/>
          <w:szCs w:val="26"/>
        </w:rPr>
        <w:t xml:space="preserve"> Error</w:t>
      </w:r>
    </w:p>
    <w:p w14:paraId="795913AA" w14:textId="77777777" w:rsidR="00837F3E" w:rsidRDefault="00837F3E" w:rsidP="00520F7D">
      <w:pPr>
        <w:spacing w:after="0" w:line="240" w:lineRule="auto"/>
        <w:contextualSpacing/>
        <w:rPr>
          <w:rFonts w:cs="Times New Roman"/>
          <w:b/>
          <w:sz w:val="26"/>
          <w:szCs w:val="26"/>
        </w:rPr>
      </w:pPr>
    </w:p>
    <w:p w14:paraId="69544F33" w14:textId="0668C317" w:rsidR="00F65A54" w:rsidRDefault="00443E00" w:rsidP="00520F7D">
      <w:pPr>
        <w:spacing w:after="0" w:line="240" w:lineRule="auto"/>
        <w:contextualSpacing/>
        <w:rPr>
          <w:rFonts w:cs="Times New Roman"/>
          <w:color w:val="4BACC6" w:themeColor="accent5"/>
          <w:szCs w:val="24"/>
        </w:rPr>
      </w:pPr>
      <w:r>
        <w:rPr>
          <w:rFonts w:cs="Times New Roman"/>
          <w:szCs w:val="24"/>
        </w:rPr>
        <w:t>A</w:t>
      </w:r>
      <w:r w:rsidR="00C151B7">
        <w:rPr>
          <w:rFonts w:cs="Times New Roman"/>
          <w:szCs w:val="24"/>
        </w:rPr>
        <w:t xml:space="preserve"> group activity </w:t>
      </w:r>
      <w:r w:rsidR="00D528B7">
        <w:rPr>
          <w:rFonts w:cs="Times New Roman"/>
          <w:szCs w:val="24"/>
        </w:rPr>
        <w:t>was</w:t>
      </w:r>
      <w:r w:rsidR="00C151B7">
        <w:rPr>
          <w:rFonts w:cs="Times New Roman"/>
          <w:szCs w:val="24"/>
        </w:rPr>
        <w:t xml:space="preserve"> developed to rei</w:t>
      </w:r>
      <w:r w:rsidR="00CB4A07">
        <w:rPr>
          <w:rFonts w:cs="Times New Roman"/>
          <w:szCs w:val="24"/>
        </w:rPr>
        <w:t>nforce</w:t>
      </w:r>
      <w:r w:rsidR="00C151B7">
        <w:rPr>
          <w:rFonts w:cs="Times New Roman"/>
          <w:szCs w:val="24"/>
        </w:rPr>
        <w:t xml:space="preserve"> the main concepts presented in the first lecture. </w:t>
      </w:r>
      <w:r w:rsidR="00D528B7">
        <w:rPr>
          <w:rFonts w:cs="Times New Roman"/>
          <w:szCs w:val="24"/>
        </w:rPr>
        <w:t xml:space="preserve">The specific </w:t>
      </w:r>
      <w:r w:rsidR="00767EFB">
        <w:rPr>
          <w:rFonts w:cs="Times New Roman"/>
          <w:szCs w:val="24"/>
        </w:rPr>
        <w:t xml:space="preserve">learning objectives of the activity are </w:t>
      </w:r>
      <w:r w:rsidR="00D528B7">
        <w:rPr>
          <w:rFonts w:cs="Times New Roman"/>
          <w:szCs w:val="24"/>
        </w:rPr>
        <w:t xml:space="preserve">for students to (1) </w:t>
      </w:r>
      <w:r w:rsidR="00767EFB">
        <w:rPr>
          <w:rFonts w:cs="Times New Roman"/>
          <w:szCs w:val="24"/>
        </w:rPr>
        <w:t xml:space="preserve">recognize the omnipresence of measurement error, </w:t>
      </w:r>
      <w:r w:rsidR="00D528B7">
        <w:rPr>
          <w:rFonts w:cs="Times New Roman"/>
          <w:szCs w:val="24"/>
        </w:rPr>
        <w:t xml:space="preserve">(2) </w:t>
      </w:r>
      <w:r w:rsidR="00767EFB">
        <w:rPr>
          <w:rFonts w:cs="Times New Roman"/>
          <w:szCs w:val="24"/>
        </w:rPr>
        <w:t xml:space="preserve">distinguish between a </w:t>
      </w:r>
      <w:proofErr w:type="spellStart"/>
      <w:r w:rsidR="00767EFB">
        <w:rPr>
          <w:rFonts w:cs="Times New Roman"/>
          <w:szCs w:val="24"/>
        </w:rPr>
        <w:t>measurand</w:t>
      </w:r>
      <w:proofErr w:type="spellEnd"/>
      <w:r w:rsidR="00767EFB">
        <w:rPr>
          <w:rFonts w:cs="Times New Roman"/>
          <w:szCs w:val="24"/>
        </w:rPr>
        <w:t xml:space="preserve"> and a measurement, </w:t>
      </w:r>
      <w:r w:rsidR="00D528B7">
        <w:rPr>
          <w:rFonts w:cs="Times New Roman"/>
          <w:szCs w:val="24"/>
        </w:rPr>
        <w:t xml:space="preserve">(3) </w:t>
      </w:r>
      <w:r w:rsidR="00767EFB">
        <w:rPr>
          <w:rFonts w:cs="Times New Roman"/>
          <w:szCs w:val="24"/>
        </w:rPr>
        <w:t xml:space="preserve">report </w:t>
      </w:r>
      <w:del w:id="129" w:author="Author">
        <w:r w:rsidR="00767EFB" w:rsidDel="00B931C3">
          <w:rPr>
            <w:rFonts w:cs="Times New Roman"/>
            <w:szCs w:val="24"/>
          </w:rPr>
          <w:delText xml:space="preserve">a </w:delText>
        </w:r>
        <w:r w:rsidR="00723D19" w:rsidDel="00B931C3">
          <w:rPr>
            <w:rFonts w:cs="Times New Roman"/>
            <w:szCs w:val="24"/>
          </w:rPr>
          <w:delText>range when</w:delText>
        </w:r>
      </w:del>
      <w:ins w:id="130" w:author="Author">
        <w:r w:rsidR="00B931C3">
          <w:rPr>
            <w:rFonts w:cs="Times New Roman"/>
            <w:szCs w:val="24"/>
          </w:rPr>
          <w:t>measurement results as an interval to</w:t>
        </w:r>
      </w:ins>
      <w:r w:rsidR="00767EFB">
        <w:rPr>
          <w:rFonts w:cs="Times New Roman"/>
          <w:szCs w:val="24"/>
        </w:rPr>
        <w:t xml:space="preserve"> account</w:t>
      </w:r>
      <w:del w:id="131" w:author="Author">
        <w:r w:rsidR="00767EFB" w:rsidDel="00B931C3">
          <w:rPr>
            <w:rFonts w:cs="Times New Roman"/>
            <w:szCs w:val="24"/>
          </w:rPr>
          <w:delText>ing</w:delText>
        </w:r>
      </w:del>
      <w:r w:rsidR="00767EFB">
        <w:rPr>
          <w:rFonts w:cs="Times New Roman"/>
          <w:szCs w:val="24"/>
        </w:rPr>
        <w:t xml:space="preserve"> for measurement error, and </w:t>
      </w:r>
      <w:r w:rsidR="00D528B7">
        <w:rPr>
          <w:rFonts w:cs="Times New Roman"/>
          <w:szCs w:val="24"/>
        </w:rPr>
        <w:t xml:space="preserve">(4) </w:t>
      </w:r>
      <w:r w:rsidR="00767EFB">
        <w:rPr>
          <w:rFonts w:cs="Times New Roman"/>
          <w:szCs w:val="24"/>
        </w:rPr>
        <w:t xml:space="preserve">recognize the importance of precision relative to the </w:t>
      </w:r>
      <w:proofErr w:type="spellStart"/>
      <w:r w:rsidR="00767EFB">
        <w:rPr>
          <w:rFonts w:cs="Times New Roman"/>
          <w:szCs w:val="24"/>
        </w:rPr>
        <w:t>measurand</w:t>
      </w:r>
      <w:proofErr w:type="spellEnd"/>
      <w:r w:rsidR="00767EFB">
        <w:rPr>
          <w:rFonts w:cs="Times New Roman"/>
          <w:szCs w:val="24"/>
        </w:rPr>
        <w:t>. The</w:t>
      </w:r>
      <w:r w:rsidR="000B5CBC">
        <w:rPr>
          <w:rFonts w:cs="Times New Roman"/>
          <w:szCs w:val="24"/>
        </w:rPr>
        <w:t xml:space="preserve"> activity</w:t>
      </w:r>
      <w:r w:rsidR="00C151B7">
        <w:rPr>
          <w:rFonts w:cs="Times New Roman"/>
          <w:szCs w:val="24"/>
        </w:rPr>
        <w:t xml:space="preserve"> </w:t>
      </w:r>
      <w:r w:rsidR="000B5CBC">
        <w:rPr>
          <w:rFonts w:cs="Times New Roman"/>
          <w:szCs w:val="24"/>
        </w:rPr>
        <w:t>asks students</w:t>
      </w:r>
      <w:r w:rsidR="00D528B7">
        <w:rPr>
          <w:rFonts w:cs="Times New Roman"/>
          <w:szCs w:val="24"/>
        </w:rPr>
        <w:t xml:space="preserve"> </w:t>
      </w:r>
      <w:r w:rsidR="00C151B7">
        <w:rPr>
          <w:rFonts w:cs="Times New Roman"/>
          <w:szCs w:val="24"/>
        </w:rPr>
        <w:t xml:space="preserve">to </w:t>
      </w:r>
      <w:r w:rsidR="00D528B7">
        <w:rPr>
          <w:rFonts w:cs="Times New Roman"/>
          <w:szCs w:val="24"/>
        </w:rPr>
        <w:t xml:space="preserve">measure </w:t>
      </w:r>
      <w:r w:rsidR="00C151B7">
        <w:rPr>
          <w:rFonts w:cs="Times New Roman"/>
          <w:szCs w:val="24"/>
        </w:rPr>
        <w:t>the weight of two distinct substances</w:t>
      </w:r>
      <w:r w:rsidR="000B5CBC">
        <w:rPr>
          <w:rFonts w:cs="Times New Roman"/>
          <w:szCs w:val="24"/>
        </w:rPr>
        <w:t xml:space="preserve"> and requires</w:t>
      </w:r>
      <w:r w:rsidR="00CE067A" w:rsidRPr="00CE067A">
        <w:rPr>
          <w:rFonts w:cs="Times New Roman"/>
          <w:szCs w:val="24"/>
        </w:rPr>
        <w:t xml:space="preserve"> students to </w:t>
      </w:r>
      <w:r w:rsidR="000B5CBC">
        <w:rPr>
          <w:rFonts w:cs="Times New Roman"/>
          <w:szCs w:val="24"/>
        </w:rPr>
        <w:t>think</w:t>
      </w:r>
      <w:r w:rsidR="00CE067A" w:rsidRPr="00CE067A">
        <w:rPr>
          <w:rFonts w:cs="Times New Roman"/>
          <w:szCs w:val="24"/>
        </w:rPr>
        <w:t xml:space="preserve"> about how the amount of </w:t>
      </w:r>
      <w:r w:rsidR="000B5CBC">
        <w:rPr>
          <w:rFonts w:cs="Times New Roman"/>
          <w:szCs w:val="24"/>
        </w:rPr>
        <w:t xml:space="preserve">tolerable </w:t>
      </w:r>
      <w:r w:rsidR="00CE067A" w:rsidRPr="00CE067A">
        <w:rPr>
          <w:rFonts w:cs="Times New Roman"/>
          <w:szCs w:val="24"/>
        </w:rPr>
        <w:t xml:space="preserve">measurement error </w:t>
      </w:r>
      <w:r w:rsidR="00267371" w:rsidRPr="00CE067A">
        <w:rPr>
          <w:rFonts w:cs="Times New Roman"/>
          <w:szCs w:val="24"/>
        </w:rPr>
        <w:t xml:space="preserve">naturally </w:t>
      </w:r>
      <w:r w:rsidR="00CE067A" w:rsidRPr="00CE067A">
        <w:rPr>
          <w:rFonts w:cs="Times New Roman"/>
          <w:szCs w:val="24"/>
        </w:rPr>
        <w:t>differ</w:t>
      </w:r>
      <w:r w:rsidR="000B5CBC">
        <w:rPr>
          <w:rFonts w:cs="Times New Roman"/>
          <w:szCs w:val="24"/>
        </w:rPr>
        <w:t>s</w:t>
      </w:r>
      <w:r w:rsidR="00CE067A" w:rsidRPr="00CE067A">
        <w:rPr>
          <w:rFonts w:cs="Times New Roman"/>
          <w:szCs w:val="24"/>
        </w:rPr>
        <w:t xml:space="preserve"> </w:t>
      </w:r>
      <w:del w:id="132" w:author="Author">
        <w:r w:rsidR="000B5CBC" w:rsidDel="00104F36">
          <w:rPr>
            <w:rFonts w:cs="Times New Roman"/>
            <w:szCs w:val="24"/>
          </w:rPr>
          <w:delText>between both substances</w:delText>
        </w:r>
      </w:del>
      <w:ins w:id="133" w:author="Author">
        <w:r w:rsidR="00104F36">
          <w:rPr>
            <w:rFonts w:cs="Times New Roman"/>
            <w:szCs w:val="24"/>
          </w:rPr>
          <w:t>in the two applications</w:t>
        </w:r>
      </w:ins>
      <w:r w:rsidR="00CE067A" w:rsidRPr="00CE067A">
        <w:rPr>
          <w:rFonts w:cs="Times New Roman"/>
          <w:szCs w:val="24"/>
        </w:rPr>
        <w:t xml:space="preserve">. </w:t>
      </w:r>
    </w:p>
    <w:p w14:paraId="626F4DD6" w14:textId="77777777" w:rsidR="00F65A54" w:rsidRDefault="00F65A54" w:rsidP="00520F7D">
      <w:pPr>
        <w:spacing w:after="0" w:line="240" w:lineRule="auto"/>
        <w:contextualSpacing/>
        <w:rPr>
          <w:rFonts w:cs="Times New Roman"/>
          <w:color w:val="4BACC6" w:themeColor="accent5"/>
          <w:szCs w:val="24"/>
        </w:rPr>
      </w:pPr>
    </w:p>
    <w:p w14:paraId="630A03AD" w14:textId="24DBCC91" w:rsidR="00C279C8" w:rsidRDefault="00E02145" w:rsidP="00520F7D">
      <w:pPr>
        <w:spacing w:after="0" w:line="240" w:lineRule="auto"/>
        <w:contextualSpacing/>
        <w:rPr>
          <w:rFonts w:cs="Times New Roman"/>
          <w:szCs w:val="24"/>
        </w:rPr>
      </w:pPr>
      <w:r>
        <w:rPr>
          <w:rFonts w:cs="Times New Roman"/>
          <w:szCs w:val="24"/>
        </w:rPr>
        <w:t>First,</w:t>
      </w:r>
      <w:r w:rsidR="00EE4BD5">
        <w:rPr>
          <w:rFonts w:cs="Times New Roman"/>
          <w:szCs w:val="24"/>
        </w:rPr>
        <w:t xml:space="preserve"> students are placed into</w:t>
      </w:r>
      <w:r w:rsidR="00767EFB">
        <w:rPr>
          <w:rFonts w:cs="Times New Roman"/>
          <w:szCs w:val="24"/>
        </w:rPr>
        <w:t xml:space="preserve"> the role of a </w:t>
      </w:r>
      <w:r w:rsidR="008946A9">
        <w:rPr>
          <w:rFonts w:cs="Times New Roman"/>
          <w:szCs w:val="24"/>
        </w:rPr>
        <w:t xml:space="preserve">quality control </w:t>
      </w:r>
      <w:r w:rsidR="00767EFB">
        <w:rPr>
          <w:rFonts w:cs="Times New Roman"/>
          <w:szCs w:val="24"/>
        </w:rPr>
        <w:t xml:space="preserve">worker at </w:t>
      </w:r>
      <w:r w:rsidR="00767EFB" w:rsidRPr="00767EFB">
        <w:rPr>
          <w:rFonts w:cs="Times New Roman"/>
          <w:szCs w:val="24"/>
        </w:rPr>
        <w:t>a Betty Crocker</w:t>
      </w:r>
      <w:commentRangeStart w:id="134"/>
      <w:del w:id="135" w:author="Author">
        <w:r w:rsidR="00767EFB" w:rsidRPr="00767EFB" w:rsidDel="00800251">
          <w:rPr>
            <w:rFonts w:cs="Times New Roman"/>
            <w:szCs w:val="24"/>
          </w:rPr>
          <w:delText>®</w:delText>
        </w:r>
      </w:del>
      <w:commentRangeEnd w:id="134"/>
      <w:r w:rsidR="00800251">
        <w:rPr>
          <w:rStyle w:val="CommentReference"/>
        </w:rPr>
        <w:commentReference w:id="134"/>
      </w:r>
      <w:r w:rsidR="00767EFB" w:rsidRPr="00767EFB">
        <w:rPr>
          <w:rFonts w:cs="Times New Roman"/>
          <w:szCs w:val="24"/>
        </w:rPr>
        <w:t xml:space="preserve"> factory</w:t>
      </w:r>
      <w:r w:rsidR="00856772">
        <w:rPr>
          <w:rFonts w:cs="Times New Roman"/>
          <w:szCs w:val="24"/>
        </w:rPr>
        <w:t xml:space="preserve">. </w:t>
      </w:r>
      <w:r w:rsidR="00EF2A4D">
        <w:rPr>
          <w:rFonts w:cs="Times New Roman"/>
          <w:szCs w:val="24"/>
        </w:rPr>
        <w:t>It</w:t>
      </w:r>
      <w:r w:rsidR="00856772">
        <w:rPr>
          <w:rFonts w:cs="Times New Roman"/>
          <w:szCs w:val="24"/>
        </w:rPr>
        <w:t xml:space="preserve"> is the</w:t>
      </w:r>
      <w:r w:rsidR="00767EFB">
        <w:rPr>
          <w:rFonts w:cs="Times New Roman"/>
          <w:szCs w:val="24"/>
        </w:rPr>
        <w:t xml:space="preserve"> students</w:t>
      </w:r>
      <w:r w:rsidR="00856772">
        <w:rPr>
          <w:rFonts w:cs="Times New Roman"/>
          <w:szCs w:val="24"/>
        </w:rPr>
        <w:t>’</w:t>
      </w:r>
      <w:r w:rsidR="00767EFB">
        <w:rPr>
          <w:rFonts w:cs="Times New Roman"/>
          <w:szCs w:val="24"/>
        </w:rPr>
        <w:t xml:space="preserve"> </w:t>
      </w:r>
      <w:r w:rsidR="00014128">
        <w:rPr>
          <w:rFonts w:cs="Times New Roman"/>
          <w:szCs w:val="24"/>
        </w:rPr>
        <w:t xml:space="preserve">task </w:t>
      </w:r>
      <w:r w:rsidR="00767EFB">
        <w:rPr>
          <w:rFonts w:cs="Times New Roman"/>
          <w:szCs w:val="24"/>
        </w:rPr>
        <w:t xml:space="preserve">to </w:t>
      </w:r>
      <w:r w:rsidR="00EF2A4D">
        <w:rPr>
          <w:rFonts w:cs="Times New Roman"/>
          <w:szCs w:val="24"/>
        </w:rPr>
        <w:t>measure</w:t>
      </w:r>
      <w:r w:rsidR="008946A9">
        <w:rPr>
          <w:rFonts w:cs="Times New Roman"/>
          <w:szCs w:val="24"/>
        </w:rPr>
        <w:t xml:space="preserve"> </w:t>
      </w:r>
      <w:r w:rsidR="00EF2A4D">
        <w:rPr>
          <w:rFonts w:cs="Times New Roman"/>
          <w:szCs w:val="24"/>
        </w:rPr>
        <w:t xml:space="preserve">and check </w:t>
      </w:r>
      <w:r w:rsidR="008946A9">
        <w:rPr>
          <w:rFonts w:cs="Times New Roman"/>
          <w:szCs w:val="24"/>
        </w:rPr>
        <w:t>the weight</w:t>
      </w:r>
      <w:r w:rsidR="00727B4C">
        <w:rPr>
          <w:rFonts w:cs="Times New Roman"/>
          <w:szCs w:val="24"/>
        </w:rPr>
        <w:t xml:space="preserve">, in </w:t>
      </w:r>
      <w:r w:rsidR="00CB60DE">
        <w:rPr>
          <w:rFonts w:cs="Times New Roman"/>
          <w:szCs w:val="24"/>
        </w:rPr>
        <w:t>ounces</w:t>
      </w:r>
      <w:r w:rsidR="00727B4C">
        <w:rPr>
          <w:rFonts w:cs="Times New Roman"/>
          <w:szCs w:val="24"/>
        </w:rPr>
        <w:t>,</w:t>
      </w:r>
      <w:r w:rsidR="008946A9">
        <w:rPr>
          <w:rFonts w:cs="Times New Roman"/>
          <w:szCs w:val="24"/>
        </w:rPr>
        <w:t xml:space="preserve"> </w:t>
      </w:r>
      <w:r w:rsidR="00014128">
        <w:rPr>
          <w:rFonts w:cs="Times New Roman"/>
          <w:szCs w:val="24"/>
        </w:rPr>
        <w:t>for a random sample of manufactured boxes</w:t>
      </w:r>
      <w:r w:rsidR="00EF2A4D">
        <w:rPr>
          <w:rFonts w:cs="Times New Roman"/>
          <w:szCs w:val="24"/>
        </w:rPr>
        <w:t xml:space="preserve"> of a brownie mix</w:t>
      </w:r>
      <w:r w:rsidR="00FF4B3F">
        <w:rPr>
          <w:rFonts w:cs="Times New Roman"/>
          <w:szCs w:val="24"/>
        </w:rPr>
        <w:t>. (</w:t>
      </w:r>
      <w:r w:rsidR="000E6A67">
        <w:rPr>
          <w:rFonts w:cs="Times New Roman"/>
          <w:szCs w:val="24"/>
        </w:rPr>
        <w:t>Note that a</w:t>
      </w:r>
      <w:r w:rsidR="00FF4B3F">
        <w:rPr>
          <w:rFonts w:cs="Times New Roman"/>
          <w:szCs w:val="24"/>
        </w:rPr>
        <w:t xml:space="preserve"> similar task was first </w:t>
      </w:r>
      <w:r w:rsidR="000E6A67">
        <w:rPr>
          <w:rFonts w:cs="Times New Roman"/>
          <w:szCs w:val="24"/>
        </w:rPr>
        <w:t>suggested</w:t>
      </w:r>
      <w:r w:rsidR="00FF4B3F">
        <w:rPr>
          <w:rFonts w:cs="Times New Roman"/>
          <w:szCs w:val="24"/>
        </w:rPr>
        <w:t xml:space="preserve"> by the Physics Education Group, University of Cape Town and the Science Education Group, University of York, website: </w:t>
      </w:r>
      <w:hyperlink r:id="rId9" w:history="1">
        <w:r w:rsidR="00680C08">
          <w:rPr>
            <w:rStyle w:val="Hyperlink"/>
            <w:rFonts w:cs="Times New Roman"/>
            <w:szCs w:val="24"/>
          </w:rPr>
          <w:t>http://www.phy.uct.ac.za/people/buffler/</w:t>
        </w:r>
      </w:hyperlink>
      <w:r w:rsidR="00FF4B3F">
        <w:rPr>
          <w:rFonts w:cs="Times New Roman"/>
          <w:szCs w:val="24"/>
        </w:rPr>
        <w:t>, p.7</w:t>
      </w:r>
      <w:r w:rsidR="00AC410E">
        <w:rPr>
          <w:rFonts w:cs="Times New Roman"/>
          <w:szCs w:val="24"/>
        </w:rPr>
        <w:t>)</w:t>
      </w:r>
      <w:r w:rsidR="00014128">
        <w:rPr>
          <w:rFonts w:cs="Times New Roman"/>
          <w:szCs w:val="24"/>
        </w:rPr>
        <w:t xml:space="preserve">. </w:t>
      </w:r>
      <w:r w:rsidR="00C279C8">
        <w:rPr>
          <w:rFonts w:cs="Times New Roman"/>
          <w:szCs w:val="24"/>
        </w:rPr>
        <w:t>Under ideal circumstance</w:t>
      </w:r>
      <w:r w:rsidR="0020251A">
        <w:rPr>
          <w:rFonts w:cs="Times New Roman"/>
          <w:szCs w:val="24"/>
        </w:rPr>
        <w:t>s, the activity requires one or</w:t>
      </w:r>
      <w:r w:rsidR="00C279C8">
        <w:rPr>
          <w:rFonts w:cs="Times New Roman"/>
          <w:szCs w:val="24"/>
        </w:rPr>
        <w:t xml:space="preserve"> more brownie mixes, a balance and a set of different calibrated masses. </w:t>
      </w:r>
      <w:r w:rsidR="00516B42">
        <w:rPr>
          <w:rFonts w:cs="Times New Roman"/>
          <w:szCs w:val="24"/>
        </w:rPr>
        <w:t xml:space="preserve">The weight </w:t>
      </w:r>
      <w:r w:rsidR="00EF2A4D">
        <w:rPr>
          <w:rFonts w:cs="Times New Roman"/>
          <w:szCs w:val="24"/>
        </w:rPr>
        <w:t>of each box is</w:t>
      </w:r>
      <w:r w:rsidR="00516B42">
        <w:rPr>
          <w:rFonts w:cs="Times New Roman"/>
          <w:szCs w:val="24"/>
        </w:rPr>
        <w:t xml:space="preserve"> determined</w:t>
      </w:r>
      <w:r w:rsidR="008946A9">
        <w:rPr>
          <w:rFonts w:cs="Times New Roman"/>
          <w:szCs w:val="24"/>
        </w:rPr>
        <w:t xml:space="preserve"> </w:t>
      </w:r>
      <w:r w:rsidR="00C279C8">
        <w:rPr>
          <w:rFonts w:cs="Times New Roman"/>
          <w:szCs w:val="24"/>
        </w:rPr>
        <w:t>by placing calibrated masses successively</w:t>
      </w:r>
      <w:r w:rsidR="009E2C7E">
        <w:rPr>
          <w:rFonts w:cs="Times New Roman"/>
          <w:szCs w:val="24"/>
        </w:rPr>
        <w:t xml:space="preserve"> on the </w:t>
      </w:r>
      <w:r w:rsidR="00C279C8">
        <w:rPr>
          <w:rFonts w:cs="Times New Roman"/>
          <w:szCs w:val="24"/>
        </w:rPr>
        <w:t>balance and</w:t>
      </w:r>
      <w:r w:rsidR="009E2C7E">
        <w:rPr>
          <w:rFonts w:cs="Times New Roman"/>
          <w:szCs w:val="24"/>
        </w:rPr>
        <w:t xml:space="preserve"> </w:t>
      </w:r>
      <w:r w:rsidR="00C279C8">
        <w:rPr>
          <w:rFonts w:cs="Times New Roman"/>
          <w:szCs w:val="24"/>
        </w:rPr>
        <w:t xml:space="preserve">students are </w:t>
      </w:r>
      <w:r w:rsidR="00957662">
        <w:rPr>
          <w:rFonts w:cs="Times New Roman"/>
          <w:szCs w:val="24"/>
        </w:rPr>
        <w:t xml:space="preserve">asked </w:t>
      </w:r>
      <w:r w:rsidR="00516B42">
        <w:rPr>
          <w:rFonts w:cs="Times New Roman"/>
          <w:szCs w:val="24"/>
        </w:rPr>
        <w:t>to report the weight of the mix</w:t>
      </w:r>
      <w:r w:rsidR="00125200">
        <w:rPr>
          <w:rFonts w:cs="Times New Roman"/>
          <w:szCs w:val="24"/>
        </w:rPr>
        <w:t xml:space="preserve">. </w:t>
      </w:r>
      <w:r w:rsidR="00CB60DE">
        <w:rPr>
          <w:rFonts w:cs="Times New Roman"/>
          <w:szCs w:val="24"/>
        </w:rPr>
        <w:t>Although using a ba</w:t>
      </w:r>
      <w:r w:rsidR="009E2C7E">
        <w:rPr>
          <w:rFonts w:cs="Times New Roman"/>
          <w:szCs w:val="24"/>
        </w:rPr>
        <w:t>lance to weigh a substance may seem</w:t>
      </w:r>
      <w:r w:rsidR="00CB60DE">
        <w:rPr>
          <w:rFonts w:cs="Times New Roman"/>
          <w:szCs w:val="24"/>
        </w:rPr>
        <w:t xml:space="preserve"> </w:t>
      </w:r>
      <w:r w:rsidR="00957662">
        <w:rPr>
          <w:rFonts w:cs="Times New Roman"/>
          <w:szCs w:val="24"/>
        </w:rPr>
        <w:t>old-fashioned</w:t>
      </w:r>
      <w:r w:rsidR="00CB60DE">
        <w:rPr>
          <w:rFonts w:cs="Times New Roman"/>
          <w:szCs w:val="24"/>
        </w:rPr>
        <w:t>, reporting measurements as a</w:t>
      </w:r>
      <w:ins w:id="136" w:author="Author">
        <w:r w:rsidR="00693AB0">
          <w:rPr>
            <w:rFonts w:cs="Times New Roman"/>
            <w:szCs w:val="24"/>
          </w:rPr>
          <w:t>n</w:t>
        </w:r>
      </w:ins>
      <w:r w:rsidR="00CB60DE">
        <w:rPr>
          <w:rFonts w:cs="Times New Roman"/>
          <w:szCs w:val="24"/>
        </w:rPr>
        <w:t xml:space="preserve"> </w:t>
      </w:r>
      <w:del w:id="137" w:author="Author">
        <w:r w:rsidR="00CB60DE" w:rsidDel="00693AB0">
          <w:rPr>
            <w:rFonts w:cs="Times New Roman"/>
            <w:szCs w:val="24"/>
          </w:rPr>
          <w:delText xml:space="preserve">range </w:delText>
        </w:r>
      </w:del>
      <w:ins w:id="138" w:author="Author">
        <w:r w:rsidR="00693AB0">
          <w:rPr>
            <w:rFonts w:cs="Times New Roman"/>
            <w:szCs w:val="24"/>
          </w:rPr>
          <w:t xml:space="preserve">interval </w:t>
        </w:r>
      </w:ins>
      <w:r w:rsidR="00CB60DE">
        <w:rPr>
          <w:rFonts w:cs="Times New Roman"/>
          <w:szCs w:val="24"/>
        </w:rPr>
        <w:t xml:space="preserve">is a natural result of this method. </w:t>
      </w:r>
      <w:r w:rsidR="00957662">
        <w:rPr>
          <w:rFonts w:cs="Times New Roman"/>
          <w:szCs w:val="24"/>
        </w:rPr>
        <w:t>Further, t</w:t>
      </w:r>
      <w:r w:rsidR="00CB60DE">
        <w:rPr>
          <w:rFonts w:cs="Times New Roman"/>
          <w:szCs w:val="24"/>
        </w:rPr>
        <w:t xml:space="preserve">he </w:t>
      </w:r>
      <w:r w:rsidR="00C279C8">
        <w:rPr>
          <w:rFonts w:cs="Times New Roman"/>
          <w:szCs w:val="24"/>
        </w:rPr>
        <w:t xml:space="preserve">balance example easily demonstrates </w:t>
      </w:r>
      <w:del w:id="139" w:author="Author">
        <w:r w:rsidR="00C279C8" w:rsidDel="00AF6891">
          <w:rPr>
            <w:rFonts w:cs="Times New Roman"/>
            <w:szCs w:val="24"/>
          </w:rPr>
          <w:delText>that there is a</w:delText>
        </w:r>
      </w:del>
      <w:ins w:id="140" w:author="Author">
        <w:r w:rsidR="00AF6891">
          <w:rPr>
            <w:rFonts w:cs="Times New Roman"/>
            <w:szCs w:val="24"/>
          </w:rPr>
          <w:t>the</w:t>
        </w:r>
      </w:ins>
      <w:r w:rsidR="00C279C8">
        <w:rPr>
          <w:rFonts w:cs="Times New Roman"/>
          <w:szCs w:val="24"/>
        </w:rPr>
        <w:t xml:space="preserve"> </w:t>
      </w:r>
      <w:r w:rsidR="00CB60DE">
        <w:rPr>
          <w:rFonts w:cs="Times New Roman"/>
          <w:szCs w:val="24"/>
        </w:rPr>
        <w:t xml:space="preserve">finite precision of </w:t>
      </w:r>
      <w:del w:id="141" w:author="Author">
        <w:r w:rsidR="00C279C8" w:rsidDel="00AF6891">
          <w:rPr>
            <w:rFonts w:cs="Times New Roman"/>
            <w:szCs w:val="24"/>
          </w:rPr>
          <w:delText>every</w:delText>
        </w:r>
        <w:r w:rsidR="00CB60DE" w:rsidDel="00AF6891">
          <w:rPr>
            <w:rFonts w:cs="Times New Roman"/>
            <w:szCs w:val="24"/>
          </w:rPr>
          <w:delText xml:space="preserve"> </w:delText>
        </w:r>
      </w:del>
      <w:ins w:id="142" w:author="Author">
        <w:r w:rsidR="00AF6891">
          <w:rPr>
            <w:rFonts w:cs="Times New Roman"/>
            <w:szCs w:val="24"/>
          </w:rPr>
          <w:t xml:space="preserve">this </w:t>
        </w:r>
      </w:ins>
      <w:r w:rsidR="00CB60DE">
        <w:rPr>
          <w:rFonts w:cs="Times New Roman"/>
          <w:szCs w:val="24"/>
        </w:rPr>
        <w:t>measurement method</w:t>
      </w:r>
      <w:r w:rsidR="00C279C8">
        <w:rPr>
          <w:rFonts w:cs="Times New Roman"/>
          <w:szCs w:val="24"/>
        </w:rPr>
        <w:t>, which here</w:t>
      </w:r>
      <w:r w:rsidR="00CB60DE">
        <w:rPr>
          <w:rFonts w:cs="Times New Roman"/>
          <w:szCs w:val="24"/>
        </w:rPr>
        <w:t xml:space="preserve"> is de</w:t>
      </w:r>
      <w:r w:rsidR="00C279C8">
        <w:rPr>
          <w:rFonts w:cs="Times New Roman"/>
          <w:szCs w:val="24"/>
        </w:rPr>
        <w:t xml:space="preserve">termined by </w:t>
      </w:r>
      <w:r w:rsidR="00CB60DE">
        <w:rPr>
          <w:rFonts w:cs="Times New Roman"/>
          <w:szCs w:val="24"/>
        </w:rPr>
        <w:t xml:space="preserve">the smallest calibrated mass. </w:t>
      </w:r>
      <w:r w:rsidR="00957662">
        <w:rPr>
          <w:rFonts w:cs="Times New Roman"/>
          <w:szCs w:val="24"/>
        </w:rPr>
        <w:t>Once</w:t>
      </w:r>
      <w:r w:rsidR="009E2C7E">
        <w:rPr>
          <w:rFonts w:cs="Times New Roman"/>
          <w:szCs w:val="24"/>
        </w:rPr>
        <w:t xml:space="preserve"> </w:t>
      </w:r>
      <w:r w:rsidR="00177346">
        <w:rPr>
          <w:rFonts w:cs="Times New Roman"/>
          <w:szCs w:val="24"/>
        </w:rPr>
        <w:t xml:space="preserve">the smallest mass </w:t>
      </w:r>
      <w:r w:rsidR="00B41FBD">
        <w:rPr>
          <w:rFonts w:cs="Times New Roman"/>
          <w:szCs w:val="24"/>
        </w:rPr>
        <w:t xml:space="preserve">available </w:t>
      </w:r>
      <w:r w:rsidR="00177346">
        <w:rPr>
          <w:rFonts w:cs="Times New Roman"/>
          <w:szCs w:val="24"/>
        </w:rPr>
        <w:t>has been used</w:t>
      </w:r>
      <w:ins w:id="143" w:author="Dr. Michelle Everson" w:date="2013-11-17T09:51:00Z">
        <w:r w:rsidR="00CE3AD3">
          <w:rPr>
            <w:rFonts w:cs="Times New Roman"/>
            <w:szCs w:val="24"/>
          </w:rPr>
          <w:t>,</w:t>
        </w:r>
      </w:ins>
      <w:r w:rsidR="009E2C7E">
        <w:rPr>
          <w:rFonts w:cs="Times New Roman"/>
          <w:szCs w:val="24"/>
        </w:rPr>
        <w:t xml:space="preserve"> </w:t>
      </w:r>
      <w:r w:rsidR="00957662">
        <w:rPr>
          <w:rFonts w:cs="Times New Roman"/>
          <w:szCs w:val="24"/>
        </w:rPr>
        <w:t xml:space="preserve">a more precise </w:t>
      </w:r>
      <w:r w:rsidR="009E2C7E">
        <w:rPr>
          <w:rFonts w:cs="Times New Roman"/>
          <w:szCs w:val="24"/>
        </w:rPr>
        <w:t xml:space="preserve">measurement </w:t>
      </w:r>
      <w:r w:rsidR="00177346">
        <w:rPr>
          <w:rFonts w:cs="Times New Roman"/>
          <w:szCs w:val="24"/>
        </w:rPr>
        <w:t>cannot be</w:t>
      </w:r>
      <w:r w:rsidR="00957662">
        <w:rPr>
          <w:rFonts w:cs="Times New Roman"/>
          <w:szCs w:val="24"/>
        </w:rPr>
        <w:t xml:space="preserve"> obtained</w:t>
      </w:r>
      <w:r w:rsidR="009E2C7E">
        <w:rPr>
          <w:rFonts w:cs="Times New Roman"/>
          <w:szCs w:val="24"/>
        </w:rPr>
        <w:t xml:space="preserve">. </w:t>
      </w:r>
      <w:r w:rsidR="00014568">
        <w:rPr>
          <w:rFonts w:cs="Times New Roman"/>
          <w:szCs w:val="24"/>
        </w:rPr>
        <w:t>Because the required resources for this activity may not be feasible</w:t>
      </w:r>
      <w:ins w:id="144" w:author="Dr. Michelle Everson" w:date="2013-11-17T09:51:00Z">
        <w:r w:rsidR="00CE3AD3">
          <w:rPr>
            <w:rFonts w:cs="Times New Roman"/>
            <w:szCs w:val="24"/>
          </w:rPr>
          <w:t>,</w:t>
        </w:r>
      </w:ins>
      <w:r w:rsidR="00014568">
        <w:rPr>
          <w:rFonts w:cs="Times New Roman"/>
          <w:szCs w:val="24"/>
        </w:rPr>
        <w:t xml:space="preserve"> we created a paper version of this activity that provides a set of illustrations of a balance with calibrated masses a</w:t>
      </w:r>
      <w:r w:rsidR="00A46629">
        <w:rPr>
          <w:rFonts w:cs="Times New Roman"/>
          <w:szCs w:val="24"/>
        </w:rPr>
        <w:t>llowing students to complete this</w:t>
      </w:r>
      <w:r w:rsidR="00014568">
        <w:rPr>
          <w:rFonts w:cs="Times New Roman"/>
          <w:szCs w:val="24"/>
        </w:rPr>
        <w:t xml:space="preserve"> task</w:t>
      </w:r>
      <w:r w:rsidR="008E4976">
        <w:rPr>
          <w:rFonts w:cs="Times New Roman"/>
          <w:szCs w:val="24"/>
        </w:rPr>
        <w:t xml:space="preserve">. </w:t>
      </w:r>
    </w:p>
    <w:p w14:paraId="123BE422" w14:textId="77777777" w:rsidR="00CB4A07" w:rsidRDefault="00CB4A07" w:rsidP="00520F7D">
      <w:pPr>
        <w:spacing w:after="0" w:line="240" w:lineRule="auto"/>
        <w:contextualSpacing/>
        <w:rPr>
          <w:rFonts w:cs="Times New Roman"/>
          <w:szCs w:val="24"/>
        </w:rPr>
      </w:pPr>
    </w:p>
    <w:p w14:paraId="1EABAF7D" w14:textId="77777777" w:rsidR="00CE067A" w:rsidRDefault="002008E0" w:rsidP="00520F7D">
      <w:pPr>
        <w:spacing w:after="0" w:line="240" w:lineRule="auto"/>
        <w:contextualSpacing/>
        <w:rPr>
          <w:rFonts w:cs="Times New Roman"/>
          <w:szCs w:val="24"/>
        </w:rPr>
      </w:pPr>
      <w:r>
        <w:rPr>
          <w:rFonts w:cs="Times New Roman"/>
          <w:szCs w:val="24"/>
        </w:rPr>
        <w:t>For t</w:t>
      </w:r>
      <w:r w:rsidR="0067163E">
        <w:rPr>
          <w:rFonts w:cs="Times New Roman"/>
          <w:szCs w:val="24"/>
        </w:rPr>
        <w:t>he second activity</w:t>
      </w:r>
      <w:r>
        <w:rPr>
          <w:rFonts w:cs="Times New Roman"/>
          <w:szCs w:val="24"/>
        </w:rPr>
        <w:t>,</w:t>
      </w:r>
      <w:r w:rsidR="0067163E">
        <w:rPr>
          <w:rFonts w:cs="Times New Roman"/>
          <w:szCs w:val="24"/>
        </w:rPr>
        <w:t xml:space="preserve"> </w:t>
      </w:r>
      <w:r>
        <w:rPr>
          <w:rFonts w:cs="Times New Roman"/>
          <w:szCs w:val="24"/>
        </w:rPr>
        <w:t xml:space="preserve">students work in </w:t>
      </w:r>
      <w:r w:rsidR="0067163E">
        <w:rPr>
          <w:rFonts w:cs="Times New Roman"/>
          <w:szCs w:val="24"/>
        </w:rPr>
        <w:t xml:space="preserve">a pharmaceutical </w:t>
      </w:r>
      <w:r>
        <w:rPr>
          <w:rFonts w:cs="Times New Roman"/>
          <w:szCs w:val="24"/>
        </w:rPr>
        <w:t>company</w:t>
      </w:r>
      <w:r w:rsidR="0067163E">
        <w:rPr>
          <w:rFonts w:cs="Times New Roman"/>
          <w:szCs w:val="24"/>
        </w:rPr>
        <w:t>.</w:t>
      </w:r>
      <w:r w:rsidR="00B41FBD">
        <w:rPr>
          <w:rFonts w:cs="Times New Roman"/>
          <w:szCs w:val="24"/>
        </w:rPr>
        <w:t xml:space="preserve"> </w:t>
      </w:r>
      <w:r>
        <w:rPr>
          <w:rFonts w:cs="Times New Roman"/>
          <w:szCs w:val="24"/>
        </w:rPr>
        <w:t xml:space="preserve">This time students are </w:t>
      </w:r>
      <w:r w:rsidR="00E307BE">
        <w:rPr>
          <w:rFonts w:cs="Times New Roman"/>
          <w:szCs w:val="24"/>
        </w:rPr>
        <w:t xml:space="preserve">tasked with </w:t>
      </w:r>
      <w:r w:rsidR="003020E4">
        <w:rPr>
          <w:rFonts w:cs="Times New Roman"/>
          <w:szCs w:val="24"/>
        </w:rPr>
        <w:t>weighing</w:t>
      </w:r>
      <w:r w:rsidR="00DD5E8E">
        <w:rPr>
          <w:rFonts w:cs="Times New Roman"/>
          <w:szCs w:val="24"/>
        </w:rPr>
        <w:t xml:space="preserve"> </w:t>
      </w:r>
      <w:r w:rsidR="0009112F">
        <w:rPr>
          <w:rFonts w:cs="Times New Roman"/>
          <w:szCs w:val="24"/>
        </w:rPr>
        <w:t xml:space="preserve">and verifying </w:t>
      </w:r>
      <w:r w:rsidR="003020E4">
        <w:rPr>
          <w:rFonts w:cs="Times New Roman"/>
          <w:szCs w:val="24"/>
        </w:rPr>
        <w:t>the</w:t>
      </w:r>
      <w:r w:rsidR="00B41FBD">
        <w:rPr>
          <w:rFonts w:cs="Times New Roman"/>
          <w:szCs w:val="24"/>
        </w:rPr>
        <w:t xml:space="preserve"> amount of</w:t>
      </w:r>
      <w:r w:rsidR="0067163E">
        <w:rPr>
          <w:rFonts w:cs="Times New Roman"/>
          <w:szCs w:val="24"/>
        </w:rPr>
        <w:t xml:space="preserve"> acetylsalicylic acid, an</w:t>
      </w:r>
      <w:r w:rsidR="00DD5E8E">
        <w:rPr>
          <w:rFonts w:cs="Times New Roman"/>
          <w:szCs w:val="24"/>
        </w:rPr>
        <w:t xml:space="preserve"> active ingredient </w:t>
      </w:r>
      <w:r w:rsidR="0009112F">
        <w:rPr>
          <w:rFonts w:cs="Times New Roman"/>
          <w:szCs w:val="24"/>
        </w:rPr>
        <w:t xml:space="preserve">in </w:t>
      </w:r>
      <w:r w:rsidR="0067163E" w:rsidRPr="0067163E">
        <w:rPr>
          <w:rFonts w:cs="Times New Roman"/>
          <w:szCs w:val="24"/>
        </w:rPr>
        <w:t>aspirin tablets</w:t>
      </w:r>
      <w:r w:rsidR="0009112F">
        <w:rPr>
          <w:rFonts w:cs="Times New Roman"/>
          <w:szCs w:val="24"/>
        </w:rPr>
        <w:t xml:space="preserve">, for a </w:t>
      </w:r>
      <w:r w:rsidR="00773D25">
        <w:rPr>
          <w:rFonts w:cs="Times New Roman"/>
          <w:szCs w:val="24"/>
        </w:rPr>
        <w:t xml:space="preserve">test </w:t>
      </w:r>
      <w:r w:rsidR="0009112F">
        <w:rPr>
          <w:rFonts w:cs="Times New Roman"/>
          <w:szCs w:val="24"/>
        </w:rPr>
        <w:t>batch to be manufactured</w:t>
      </w:r>
      <w:r w:rsidR="0067163E">
        <w:rPr>
          <w:rFonts w:cs="Times New Roman"/>
          <w:szCs w:val="24"/>
        </w:rPr>
        <w:t xml:space="preserve">. </w:t>
      </w:r>
      <w:r w:rsidR="00115A26">
        <w:rPr>
          <w:rFonts w:cs="Times New Roman"/>
          <w:szCs w:val="24"/>
        </w:rPr>
        <w:t>Ideally, this activit</w:t>
      </w:r>
      <w:r w:rsidR="00773D25">
        <w:rPr>
          <w:rFonts w:cs="Times New Roman"/>
          <w:szCs w:val="24"/>
        </w:rPr>
        <w:t>y requires a digital scale with</w:t>
      </w:r>
      <w:r w:rsidR="00115A26">
        <w:rPr>
          <w:rFonts w:cs="Times New Roman"/>
          <w:szCs w:val="24"/>
        </w:rPr>
        <w:t xml:space="preserve"> </w:t>
      </w:r>
      <w:r w:rsidR="00631738">
        <w:rPr>
          <w:rFonts w:cs="Times New Roman"/>
          <w:szCs w:val="24"/>
        </w:rPr>
        <w:t>three</w:t>
      </w:r>
      <w:r w:rsidR="00773D25">
        <w:rPr>
          <w:rFonts w:cs="Times New Roman"/>
          <w:szCs w:val="24"/>
        </w:rPr>
        <w:t xml:space="preserve"> (or more)</w:t>
      </w:r>
      <w:r w:rsidR="00631738">
        <w:rPr>
          <w:rFonts w:cs="Times New Roman"/>
          <w:szCs w:val="24"/>
        </w:rPr>
        <w:t xml:space="preserve"> </w:t>
      </w:r>
      <w:r w:rsidR="00115A26">
        <w:rPr>
          <w:rFonts w:cs="Times New Roman"/>
          <w:szCs w:val="24"/>
        </w:rPr>
        <w:t xml:space="preserve">settings of precision and a substance that resembles acetylsalicylic acid, such as </w:t>
      </w:r>
      <w:r w:rsidR="00631738">
        <w:rPr>
          <w:rFonts w:cs="Times New Roman"/>
          <w:szCs w:val="24"/>
        </w:rPr>
        <w:t>fine crystal sugar</w:t>
      </w:r>
      <w:r w:rsidR="00E307BE">
        <w:rPr>
          <w:rFonts w:cs="Times New Roman"/>
          <w:szCs w:val="24"/>
        </w:rPr>
        <w:t xml:space="preserve">. </w:t>
      </w:r>
      <w:r w:rsidR="00773D25">
        <w:rPr>
          <w:rFonts w:cs="Times New Roman"/>
          <w:szCs w:val="24"/>
        </w:rPr>
        <w:t>Initially, s</w:t>
      </w:r>
      <w:r w:rsidR="00E307BE">
        <w:rPr>
          <w:rFonts w:cs="Times New Roman"/>
          <w:szCs w:val="24"/>
        </w:rPr>
        <w:t xml:space="preserve">tudents </w:t>
      </w:r>
      <w:r w:rsidR="00631738">
        <w:rPr>
          <w:rFonts w:cs="Times New Roman"/>
          <w:szCs w:val="24"/>
        </w:rPr>
        <w:t>obtain</w:t>
      </w:r>
      <w:r w:rsidR="00C13185">
        <w:rPr>
          <w:rFonts w:cs="Times New Roman"/>
          <w:szCs w:val="24"/>
        </w:rPr>
        <w:t xml:space="preserve"> </w:t>
      </w:r>
      <w:r w:rsidR="0067163E">
        <w:rPr>
          <w:rFonts w:cs="Times New Roman"/>
          <w:szCs w:val="24"/>
        </w:rPr>
        <w:t xml:space="preserve">three measurements </w:t>
      </w:r>
      <w:r w:rsidR="00C13185">
        <w:rPr>
          <w:rFonts w:cs="Times New Roman"/>
          <w:szCs w:val="24"/>
        </w:rPr>
        <w:t xml:space="preserve">from </w:t>
      </w:r>
      <w:r w:rsidR="00631738">
        <w:rPr>
          <w:rFonts w:cs="Times New Roman"/>
          <w:szCs w:val="24"/>
        </w:rPr>
        <w:t>the</w:t>
      </w:r>
      <w:r w:rsidR="0067163E">
        <w:rPr>
          <w:rFonts w:cs="Times New Roman"/>
          <w:szCs w:val="24"/>
        </w:rPr>
        <w:t xml:space="preserve"> digital scale</w:t>
      </w:r>
      <w:r w:rsidR="00773D25">
        <w:rPr>
          <w:rFonts w:cs="Times New Roman"/>
          <w:szCs w:val="24"/>
        </w:rPr>
        <w:t>,</w:t>
      </w:r>
      <w:r w:rsidR="00631738">
        <w:rPr>
          <w:rFonts w:cs="Times New Roman"/>
          <w:szCs w:val="24"/>
        </w:rPr>
        <w:t xml:space="preserve"> one measurement for each level of </w:t>
      </w:r>
      <w:r w:rsidR="00E307BE">
        <w:rPr>
          <w:rFonts w:cs="Times New Roman"/>
          <w:szCs w:val="24"/>
        </w:rPr>
        <w:t>precision b</w:t>
      </w:r>
      <w:r w:rsidR="00773D25">
        <w:rPr>
          <w:rFonts w:cs="Times New Roman"/>
          <w:szCs w:val="24"/>
        </w:rPr>
        <w:t xml:space="preserve">eginning with the </w:t>
      </w:r>
      <w:r w:rsidR="00072897">
        <w:rPr>
          <w:rFonts w:cs="Times New Roman"/>
          <w:szCs w:val="24"/>
        </w:rPr>
        <w:t xml:space="preserve">level of </w:t>
      </w:r>
      <w:r w:rsidR="00773D25">
        <w:rPr>
          <w:rFonts w:cs="Times New Roman"/>
          <w:szCs w:val="24"/>
        </w:rPr>
        <w:t xml:space="preserve">least </w:t>
      </w:r>
      <w:r w:rsidR="00E307BE">
        <w:rPr>
          <w:rFonts w:cs="Times New Roman"/>
          <w:szCs w:val="24"/>
        </w:rPr>
        <w:t>precision. E</w:t>
      </w:r>
      <w:r w:rsidR="0067163E">
        <w:rPr>
          <w:rFonts w:cs="Times New Roman"/>
          <w:szCs w:val="24"/>
        </w:rPr>
        <w:t>ach new measurement</w:t>
      </w:r>
      <w:r w:rsidR="00E307BE">
        <w:rPr>
          <w:rFonts w:cs="Times New Roman"/>
          <w:szCs w:val="24"/>
        </w:rPr>
        <w:t xml:space="preserve"> then</w:t>
      </w:r>
      <w:r w:rsidR="0067163E">
        <w:rPr>
          <w:rFonts w:cs="Times New Roman"/>
          <w:szCs w:val="24"/>
        </w:rPr>
        <w:t xml:space="preserve"> </w:t>
      </w:r>
      <w:r w:rsidR="00E307BE">
        <w:rPr>
          <w:rFonts w:cs="Times New Roman"/>
          <w:szCs w:val="24"/>
        </w:rPr>
        <w:t>allows reiterating</w:t>
      </w:r>
      <w:r w:rsidR="0067163E">
        <w:rPr>
          <w:rFonts w:cs="Times New Roman"/>
          <w:szCs w:val="24"/>
        </w:rPr>
        <w:t xml:space="preserve"> the </w:t>
      </w:r>
      <w:r w:rsidR="00E307BE">
        <w:rPr>
          <w:rFonts w:cs="Times New Roman"/>
          <w:szCs w:val="24"/>
        </w:rPr>
        <w:t xml:space="preserve">important </w:t>
      </w:r>
      <w:r w:rsidR="0067163E">
        <w:rPr>
          <w:rFonts w:cs="Times New Roman"/>
          <w:szCs w:val="24"/>
        </w:rPr>
        <w:t xml:space="preserve">distinction between the measurement and the true value of the </w:t>
      </w:r>
      <w:proofErr w:type="spellStart"/>
      <w:r w:rsidR="0067163E">
        <w:rPr>
          <w:rFonts w:cs="Times New Roman"/>
          <w:szCs w:val="24"/>
        </w:rPr>
        <w:t>measurand</w:t>
      </w:r>
      <w:proofErr w:type="spellEnd"/>
      <w:r w:rsidR="00E307BE">
        <w:rPr>
          <w:rFonts w:cs="Times New Roman"/>
          <w:szCs w:val="24"/>
        </w:rPr>
        <w:t>, namely that an observed measurement</w:t>
      </w:r>
      <w:r w:rsidR="00ED3711">
        <w:rPr>
          <w:rFonts w:cs="Times New Roman"/>
          <w:szCs w:val="24"/>
        </w:rPr>
        <w:t xml:space="preserve"> is </w:t>
      </w:r>
      <w:r w:rsidR="00ED3711" w:rsidRPr="00ED3711">
        <w:rPr>
          <w:rFonts w:cs="Times New Roman"/>
          <w:i/>
          <w:szCs w:val="24"/>
        </w:rPr>
        <w:t>only</w:t>
      </w:r>
      <w:r w:rsidR="00ED3711">
        <w:rPr>
          <w:rFonts w:cs="Times New Roman"/>
          <w:szCs w:val="24"/>
        </w:rPr>
        <w:t xml:space="preserve"> an </w:t>
      </w:r>
      <w:r w:rsidR="00E307BE">
        <w:rPr>
          <w:rFonts w:cs="Times New Roman"/>
          <w:szCs w:val="24"/>
        </w:rPr>
        <w:t>approximation</w:t>
      </w:r>
      <w:r w:rsidR="0067163E">
        <w:rPr>
          <w:rFonts w:cs="Times New Roman"/>
          <w:szCs w:val="24"/>
        </w:rPr>
        <w:t xml:space="preserve"> </w:t>
      </w:r>
      <w:r w:rsidR="00ED3711">
        <w:rPr>
          <w:rFonts w:cs="Times New Roman"/>
          <w:szCs w:val="24"/>
        </w:rPr>
        <w:t>to a true, but unknown, value.</w:t>
      </w:r>
      <w:r w:rsidR="0067163E">
        <w:rPr>
          <w:rFonts w:cs="Times New Roman"/>
          <w:szCs w:val="24"/>
        </w:rPr>
        <w:t xml:space="preserve"> </w:t>
      </w:r>
      <w:r w:rsidR="00C13185">
        <w:rPr>
          <w:rFonts w:cs="Times New Roman"/>
          <w:szCs w:val="24"/>
        </w:rPr>
        <w:t xml:space="preserve">With each measurement students are also asked to report the </w:t>
      </w:r>
      <w:r w:rsidR="00B41FBD">
        <w:rPr>
          <w:rFonts w:cs="Times New Roman"/>
          <w:szCs w:val="24"/>
        </w:rPr>
        <w:t xml:space="preserve">single </w:t>
      </w:r>
      <w:r w:rsidR="00C13185">
        <w:rPr>
          <w:rFonts w:cs="Times New Roman"/>
          <w:szCs w:val="24"/>
        </w:rPr>
        <w:t xml:space="preserve">measurement </w:t>
      </w:r>
      <w:r w:rsidR="00B41FBD">
        <w:rPr>
          <w:rFonts w:cs="Times New Roman"/>
          <w:szCs w:val="24"/>
        </w:rPr>
        <w:t xml:space="preserve">while </w:t>
      </w:r>
      <w:r w:rsidR="00C13185">
        <w:rPr>
          <w:rFonts w:cs="Times New Roman"/>
          <w:szCs w:val="24"/>
        </w:rPr>
        <w:t xml:space="preserve">accounting for measurement error. </w:t>
      </w:r>
      <w:r w:rsidR="00ED3711">
        <w:rPr>
          <w:rFonts w:cs="Times New Roman"/>
          <w:szCs w:val="24"/>
        </w:rPr>
        <w:t>A</w:t>
      </w:r>
      <w:r w:rsidR="00FB26F8">
        <w:rPr>
          <w:rFonts w:cs="Times New Roman"/>
          <w:szCs w:val="24"/>
        </w:rPr>
        <w:t xml:space="preserve">lthough </w:t>
      </w:r>
      <w:r w:rsidR="00AE43C9">
        <w:rPr>
          <w:rFonts w:cs="Times New Roman"/>
          <w:szCs w:val="24"/>
        </w:rPr>
        <w:t>a</w:t>
      </w:r>
      <w:r w:rsidR="00FB26F8">
        <w:rPr>
          <w:rFonts w:cs="Times New Roman"/>
          <w:szCs w:val="24"/>
        </w:rPr>
        <w:t xml:space="preserve"> digital scale </w:t>
      </w:r>
      <w:r w:rsidR="00AE43C9">
        <w:rPr>
          <w:rFonts w:cs="Times New Roman"/>
          <w:szCs w:val="24"/>
        </w:rPr>
        <w:t>is</w:t>
      </w:r>
      <w:r w:rsidR="00FB26F8">
        <w:rPr>
          <w:rFonts w:cs="Times New Roman"/>
          <w:szCs w:val="24"/>
        </w:rPr>
        <w:t xml:space="preserve"> more technologically advanced than the balance, </w:t>
      </w:r>
      <w:r w:rsidR="00AE43C9">
        <w:rPr>
          <w:rFonts w:cs="Times New Roman"/>
          <w:szCs w:val="24"/>
        </w:rPr>
        <w:t>students will see that there still is a limit to the amount of precision that comes with th</w:t>
      </w:r>
      <w:r w:rsidR="008875D3">
        <w:rPr>
          <w:rFonts w:cs="Times New Roman"/>
          <w:szCs w:val="24"/>
        </w:rPr>
        <w:t>is measurement device. Again</w:t>
      </w:r>
      <w:r w:rsidR="00AE43C9">
        <w:rPr>
          <w:rFonts w:cs="Times New Roman"/>
          <w:szCs w:val="24"/>
        </w:rPr>
        <w:t xml:space="preserve">, </w:t>
      </w:r>
      <w:r w:rsidR="00505394">
        <w:rPr>
          <w:rFonts w:cs="Times New Roman"/>
          <w:szCs w:val="24"/>
        </w:rPr>
        <w:t>a paper illustration of this activity</w:t>
      </w:r>
      <w:r w:rsidR="00AE43C9">
        <w:rPr>
          <w:rFonts w:cs="Times New Roman"/>
          <w:szCs w:val="24"/>
        </w:rPr>
        <w:t xml:space="preserve"> exists if the necessary resources are not readily available.  </w:t>
      </w:r>
    </w:p>
    <w:p w14:paraId="3B781EA9" w14:textId="77777777" w:rsidR="00CE067A" w:rsidRDefault="00CE067A" w:rsidP="00520F7D">
      <w:pPr>
        <w:spacing w:after="0" w:line="240" w:lineRule="auto"/>
        <w:contextualSpacing/>
        <w:rPr>
          <w:rFonts w:cs="Times New Roman"/>
          <w:szCs w:val="24"/>
        </w:rPr>
      </w:pPr>
    </w:p>
    <w:p w14:paraId="0A3D017B" w14:textId="77777777" w:rsidR="00FC5224" w:rsidRDefault="00534566" w:rsidP="00520F7D">
      <w:pPr>
        <w:spacing w:after="0" w:line="240" w:lineRule="auto"/>
        <w:contextualSpacing/>
        <w:rPr>
          <w:rFonts w:cs="Times New Roman"/>
          <w:b/>
          <w:sz w:val="26"/>
          <w:szCs w:val="26"/>
        </w:rPr>
      </w:pPr>
      <w:r>
        <w:rPr>
          <w:rFonts w:cs="Times New Roman"/>
          <w:b/>
          <w:sz w:val="26"/>
          <w:szCs w:val="26"/>
        </w:rPr>
        <w:t>4.3</w:t>
      </w:r>
      <w:r w:rsidR="00B61B09">
        <w:rPr>
          <w:rFonts w:cs="Times New Roman"/>
          <w:b/>
          <w:sz w:val="26"/>
          <w:szCs w:val="26"/>
        </w:rPr>
        <w:t xml:space="preserve"> Lecture 2: Measurement Error with Multiple Observations</w:t>
      </w:r>
    </w:p>
    <w:p w14:paraId="616E751E" w14:textId="77777777" w:rsidR="00FC5224" w:rsidRDefault="00FC5224" w:rsidP="00520F7D">
      <w:pPr>
        <w:spacing w:after="0" w:line="240" w:lineRule="auto"/>
        <w:contextualSpacing/>
        <w:rPr>
          <w:rFonts w:cs="Times New Roman"/>
          <w:b/>
          <w:sz w:val="26"/>
          <w:szCs w:val="26"/>
        </w:rPr>
      </w:pPr>
    </w:p>
    <w:p w14:paraId="658FEAE5" w14:textId="1F43AEF2" w:rsidR="00E365BA" w:rsidRDefault="00FC5224" w:rsidP="00E365BA">
      <w:pPr>
        <w:spacing w:after="0" w:line="240" w:lineRule="auto"/>
        <w:contextualSpacing/>
        <w:rPr>
          <w:rFonts w:cs="Times New Roman"/>
          <w:szCs w:val="24"/>
        </w:rPr>
      </w:pPr>
      <w:r w:rsidRPr="002812C3">
        <w:rPr>
          <w:rFonts w:cs="Times New Roman"/>
          <w:szCs w:val="24"/>
        </w:rPr>
        <w:lastRenderedPageBreak/>
        <w:t xml:space="preserve">The second </w:t>
      </w:r>
      <w:r w:rsidR="00BB44C0">
        <w:rPr>
          <w:rFonts w:cs="Times New Roman"/>
          <w:szCs w:val="24"/>
        </w:rPr>
        <w:t>lecture</w:t>
      </w:r>
      <w:r w:rsidRPr="002812C3">
        <w:rPr>
          <w:rFonts w:cs="Times New Roman"/>
          <w:szCs w:val="24"/>
        </w:rPr>
        <w:t xml:space="preserve"> addresses how to </w:t>
      </w:r>
      <w:r w:rsidRPr="00AB38B9">
        <w:rPr>
          <w:rFonts w:cs="Times New Roman"/>
          <w:i/>
          <w:szCs w:val="24"/>
        </w:rPr>
        <w:t xml:space="preserve">interpret </w:t>
      </w:r>
      <w:del w:id="145" w:author="Author">
        <w:r w:rsidRPr="00AB38B9" w:rsidDel="00AF6891">
          <w:rPr>
            <w:rFonts w:cs="Times New Roman"/>
            <w:i/>
            <w:szCs w:val="24"/>
          </w:rPr>
          <w:delText xml:space="preserve">gathered </w:delText>
        </w:r>
      </w:del>
      <w:r w:rsidRPr="00AB38B9">
        <w:rPr>
          <w:rFonts w:cs="Times New Roman"/>
          <w:i/>
          <w:szCs w:val="24"/>
        </w:rPr>
        <w:t>information from a set of measurements</w:t>
      </w:r>
      <w:r>
        <w:rPr>
          <w:rFonts w:cs="Times New Roman"/>
          <w:szCs w:val="24"/>
        </w:rPr>
        <w:t xml:space="preserve"> and how </w:t>
      </w:r>
      <w:r w:rsidRPr="00AB38B9">
        <w:rPr>
          <w:rFonts w:cs="Times New Roman"/>
          <w:i/>
          <w:szCs w:val="24"/>
        </w:rPr>
        <w:t>measurement error affects experimentation</w:t>
      </w:r>
      <w:r w:rsidRPr="002812C3">
        <w:rPr>
          <w:rFonts w:cs="Times New Roman"/>
          <w:szCs w:val="24"/>
        </w:rPr>
        <w:t>.</w:t>
      </w:r>
      <w:r w:rsidR="009E35C8">
        <w:rPr>
          <w:rFonts w:cs="Times New Roman"/>
          <w:b/>
          <w:sz w:val="26"/>
          <w:szCs w:val="26"/>
        </w:rPr>
        <w:t xml:space="preserve"> </w:t>
      </w:r>
      <w:r w:rsidR="00E35834">
        <w:rPr>
          <w:rFonts w:cs="Times New Roman"/>
          <w:szCs w:val="24"/>
        </w:rPr>
        <w:t xml:space="preserve">The lecture begins </w:t>
      </w:r>
      <w:r w:rsidR="00445A53">
        <w:rPr>
          <w:rFonts w:cs="Times New Roman"/>
          <w:szCs w:val="24"/>
        </w:rPr>
        <w:t xml:space="preserve">with </w:t>
      </w:r>
      <w:r w:rsidR="00E35834">
        <w:rPr>
          <w:rFonts w:cs="Times New Roman"/>
          <w:szCs w:val="24"/>
        </w:rPr>
        <w:t xml:space="preserve">three </w:t>
      </w:r>
      <w:r w:rsidR="009E35C8">
        <w:rPr>
          <w:rFonts w:cs="Times New Roman"/>
          <w:szCs w:val="24"/>
        </w:rPr>
        <w:t xml:space="preserve">measurement </w:t>
      </w:r>
      <w:r w:rsidR="0022340E">
        <w:rPr>
          <w:rFonts w:cs="Times New Roman"/>
          <w:szCs w:val="24"/>
        </w:rPr>
        <w:t>scenarios</w:t>
      </w:r>
      <w:r w:rsidR="00E35834">
        <w:rPr>
          <w:rFonts w:cs="Times New Roman"/>
          <w:szCs w:val="24"/>
        </w:rPr>
        <w:t xml:space="preserve"> </w:t>
      </w:r>
      <w:r w:rsidR="00E26857">
        <w:rPr>
          <w:rFonts w:cs="Times New Roman"/>
          <w:szCs w:val="24"/>
        </w:rPr>
        <w:t xml:space="preserve">that students </w:t>
      </w:r>
      <w:r w:rsidR="009E35C8">
        <w:rPr>
          <w:rFonts w:cs="Times New Roman"/>
          <w:szCs w:val="24"/>
        </w:rPr>
        <w:t>are likely to have experienced</w:t>
      </w:r>
      <w:r w:rsidR="00B03E00">
        <w:rPr>
          <w:rFonts w:cs="Times New Roman"/>
          <w:szCs w:val="24"/>
        </w:rPr>
        <w:t xml:space="preserve"> previously</w:t>
      </w:r>
      <w:r w:rsidR="009E35C8">
        <w:rPr>
          <w:rFonts w:cs="Times New Roman"/>
          <w:szCs w:val="24"/>
        </w:rPr>
        <w:t xml:space="preserve"> or can relate to: pumping </w:t>
      </w:r>
      <w:r w:rsidR="00405B4B">
        <w:rPr>
          <w:rFonts w:cs="Times New Roman"/>
          <w:szCs w:val="24"/>
        </w:rPr>
        <w:t>a pre-specified amount of gas at a gas station, buying</w:t>
      </w:r>
      <w:r w:rsidR="009E35C8">
        <w:rPr>
          <w:rFonts w:cs="Times New Roman"/>
          <w:szCs w:val="24"/>
        </w:rPr>
        <w:t xml:space="preserve"> bananas at a grocery store</w:t>
      </w:r>
      <w:ins w:id="146" w:author="Author">
        <w:r w:rsidR="00AF6891">
          <w:rPr>
            <w:rFonts w:cs="Times New Roman"/>
            <w:szCs w:val="24"/>
          </w:rPr>
          <w:t>,</w:t>
        </w:r>
      </w:ins>
      <w:r w:rsidR="009E35C8">
        <w:rPr>
          <w:rFonts w:cs="Times New Roman"/>
          <w:szCs w:val="24"/>
        </w:rPr>
        <w:t xml:space="preserve"> and </w:t>
      </w:r>
      <w:r w:rsidR="00C24CD9">
        <w:rPr>
          <w:rFonts w:cs="Times New Roman"/>
          <w:szCs w:val="24"/>
        </w:rPr>
        <w:t>using a</w:t>
      </w:r>
      <w:r w:rsidR="0022340E">
        <w:rPr>
          <w:rFonts w:cs="Times New Roman"/>
          <w:szCs w:val="24"/>
        </w:rPr>
        <w:t xml:space="preserve"> carbon monoxide monitor at home</w:t>
      </w:r>
      <w:r w:rsidR="00B03E00">
        <w:rPr>
          <w:rFonts w:cs="Times New Roman"/>
          <w:szCs w:val="24"/>
        </w:rPr>
        <w:t xml:space="preserve">. </w:t>
      </w:r>
      <w:r w:rsidR="007613FA">
        <w:rPr>
          <w:rFonts w:cs="Times New Roman"/>
          <w:szCs w:val="24"/>
        </w:rPr>
        <w:t>For each of</w:t>
      </w:r>
      <w:r w:rsidR="0022340E">
        <w:rPr>
          <w:rFonts w:cs="Times New Roman"/>
          <w:szCs w:val="24"/>
        </w:rPr>
        <w:t xml:space="preserve"> these scenarios</w:t>
      </w:r>
      <w:ins w:id="147" w:author="Dr. Michelle Everson" w:date="2013-11-17T09:52:00Z">
        <w:r w:rsidR="00CE3AD3">
          <w:rPr>
            <w:rFonts w:cs="Times New Roman"/>
            <w:szCs w:val="24"/>
          </w:rPr>
          <w:t>,</w:t>
        </w:r>
      </w:ins>
      <w:r w:rsidR="0022340E">
        <w:rPr>
          <w:rFonts w:cs="Times New Roman"/>
          <w:szCs w:val="24"/>
        </w:rPr>
        <w:t xml:space="preserve"> students are asked to</w:t>
      </w:r>
      <w:r w:rsidR="00445A53">
        <w:rPr>
          <w:rFonts w:cs="Times New Roman"/>
          <w:szCs w:val="24"/>
        </w:rPr>
        <w:t xml:space="preserve"> </w:t>
      </w:r>
      <w:r w:rsidR="007613FA">
        <w:rPr>
          <w:rFonts w:cs="Times New Roman"/>
          <w:szCs w:val="24"/>
        </w:rPr>
        <w:t xml:space="preserve">consider </w:t>
      </w:r>
      <w:r w:rsidR="00A57E26">
        <w:rPr>
          <w:rFonts w:cs="Times New Roman"/>
          <w:szCs w:val="24"/>
        </w:rPr>
        <w:t xml:space="preserve">and discuss </w:t>
      </w:r>
      <w:r w:rsidR="00445A53">
        <w:rPr>
          <w:rFonts w:cs="Times New Roman"/>
          <w:szCs w:val="24"/>
        </w:rPr>
        <w:t xml:space="preserve">the consequences of </w:t>
      </w:r>
      <w:r w:rsidR="00A57E26">
        <w:rPr>
          <w:rFonts w:cs="Times New Roman"/>
          <w:szCs w:val="24"/>
        </w:rPr>
        <w:t>neglecting</w:t>
      </w:r>
      <w:r w:rsidR="00445A53">
        <w:rPr>
          <w:rFonts w:cs="Times New Roman"/>
          <w:szCs w:val="24"/>
        </w:rPr>
        <w:t xml:space="preserve"> </w:t>
      </w:r>
      <w:r w:rsidR="00B575AC">
        <w:rPr>
          <w:rFonts w:cs="Times New Roman"/>
          <w:szCs w:val="24"/>
        </w:rPr>
        <w:t>the inherent measurement error</w:t>
      </w:r>
      <w:r w:rsidR="00E35834">
        <w:rPr>
          <w:rFonts w:cs="Times New Roman"/>
          <w:szCs w:val="24"/>
        </w:rPr>
        <w:t xml:space="preserve">. </w:t>
      </w:r>
      <w:r w:rsidR="00FE66F2">
        <w:rPr>
          <w:rFonts w:cs="Times New Roman"/>
          <w:szCs w:val="24"/>
        </w:rPr>
        <w:t xml:space="preserve">We continue with </w:t>
      </w:r>
      <w:r w:rsidR="00C3510E">
        <w:rPr>
          <w:rFonts w:cs="Times New Roman"/>
          <w:szCs w:val="24"/>
        </w:rPr>
        <w:t>a more</w:t>
      </w:r>
      <w:r w:rsidR="00FE66F2">
        <w:rPr>
          <w:rFonts w:cs="Times New Roman"/>
          <w:szCs w:val="24"/>
        </w:rPr>
        <w:t xml:space="preserve"> detailed</w:t>
      </w:r>
      <w:r w:rsidR="00940365">
        <w:rPr>
          <w:rFonts w:cs="Times New Roman"/>
          <w:szCs w:val="24"/>
        </w:rPr>
        <w:t xml:space="preserve"> </w:t>
      </w:r>
      <w:r w:rsidR="00C3510E">
        <w:rPr>
          <w:rFonts w:cs="Times New Roman"/>
          <w:szCs w:val="24"/>
        </w:rPr>
        <w:t>example</w:t>
      </w:r>
      <w:r w:rsidR="00FE66F2">
        <w:rPr>
          <w:rFonts w:cs="Times New Roman"/>
          <w:szCs w:val="24"/>
        </w:rPr>
        <w:t>,</w:t>
      </w:r>
      <w:r w:rsidR="00C3510E">
        <w:rPr>
          <w:rFonts w:cs="Times New Roman"/>
          <w:szCs w:val="24"/>
        </w:rPr>
        <w:t xml:space="preserve"> </w:t>
      </w:r>
      <w:r w:rsidR="00FE66F2">
        <w:rPr>
          <w:rFonts w:cs="Times New Roman"/>
          <w:szCs w:val="24"/>
        </w:rPr>
        <w:t>which</w:t>
      </w:r>
      <w:r w:rsidR="00940365">
        <w:rPr>
          <w:rFonts w:cs="Times New Roman"/>
          <w:szCs w:val="24"/>
        </w:rPr>
        <w:t xml:space="preserve"> </w:t>
      </w:r>
      <w:r w:rsidR="00C3510E">
        <w:rPr>
          <w:rFonts w:cs="Times New Roman"/>
          <w:szCs w:val="24"/>
        </w:rPr>
        <w:t xml:space="preserve">will be </w:t>
      </w:r>
      <w:r w:rsidR="00940365">
        <w:rPr>
          <w:rFonts w:cs="Times New Roman"/>
          <w:szCs w:val="24"/>
        </w:rPr>
        <w:t xml:space="preserve">referenced through the </w:t>
      </w:r>
      <w:r w:rsidR="005A33B7">
        <w:rPr>
          <w:rFonts w:cs="Times New Roman"/>
          <w:szCs w:val="24"/>
        </w:rPr>
        <w:t xml:space="preserve">first part of the </w:t>
      </w:r>
      <w:r w:rsidR="00940365">
        <w:rPr>
          <w:rFonts w:cs="Times New Roman"/>
          <w:szCs w:val="24"/>
        </w:rPr>
        <w:t xml:space="preserve">lecture. </w:t>
      </w:r>
      <w:r w:rsidR="00FE66F2">
        <w:rPr>
          <w:rFonts w:cs="Times New Roman"/>
          <w:szCs w:val="24"/>
        </w:rPr>
        <w:t xml:space="preserve">Students are asked </w:t>
      </w:r>
      <w:r w:rsidR="005119AF">
        <w:rPr>
          <w:rFonts w:cs="Times New Roman"/>
          <w:szCs w:val="24"/>
        </w:rPr>
        <w:t xml:space="preserve">to estimate the average weight of textbooks that </w:t>
      </w:r>
      <w:r w:rsidR="00BC10CC">
        <w:rPr>
          <w:rFonts w:cs="Times New Roman"/>
          <w:szCs w:val="24"/>
        </w:rPr>
        <w:t>courses</w:t>
      </w:r>
      <w:r w:rsidR="005119AF">
        <w:rPr>
          <w:rFonts w:cs="Times New Roman"/>
          <w:szCs w:val="24"/>
        </w:rPr>
        <w:t xml:space="preserve"> at </w:t>
      </w:r>
      <w:r w:rsidR="00BC10CC">
        <w:rPr>
          <w:rFonts w:cs="Times New Roman"/>
          <w:szCs w:val="24"/>
        </w:rPr>
        <w:t>their university</w:t>
      </w:r>
      <w:r w:rsidR="003629CB">
        <w:rPr>
          <w:rFonts w:cs="Times New Roman"/>
          <w:szCs w:val="24"/>
        </w:rPr>
        <w:t xml:space="preserve"> </w:t>
      </w:r>
      <w:r w:rsidR="00BC10CC">
        <w:rPr>
          <w:rFonts w:cs="Times New Roman"/>
          <w:szCs w:val="24"/>
        </w:rPr>
        <w:t>require</w:t>
      </w:r>
      <w:r w:rsidR="003629CB">
        <w:rPr>
          <w:rFonts w:cs="Times New Roman"/>
          <w:szCs w:val="24"/>
        </w:rPr>
        <w:t>. The process of obtaining a sampling fr</w:t>
      </w:r>
      <w:r w:rsidR="000934E8">
        <w:rPr>
          <w:rFonts w:cs="Times New Roman"/>
          <w:szCs w:val="24"/>
        </w:rPr>
        <w:t xml:space="preserve">ame, using random selection, </w:t>
      </w:r>
      <w:r w:rsidR="003629CB">
        <w:rPr>
          <w:rFonts w:cs="Times New Roman"/>
          <w:szCs w:val="24"/>
        </w:rPr>
        <w:t xml:space="preserve">weighing the selected books </w:t>
      </w:r>
      <w:r w:rsidR="000934E8">
        <w:rPr>
          <w:rFonts w:cs="Times New Roman"/>
          <w:szCs w:val="24"/>
        </w:rPr>
        <w:t xml:space="preserve">and calculating an average </w:t>
      </w:r>
      <w:r w:rsidR="003629CB">
        <w:rPr>
          <w:rFonts w:cs="Times New Roman"/>
          <w:szCs w:val="24"/>
        </w:rPr>
        <w:t xml:space="preserve">is </w:t>
      </w:r>
      <w:r w:rsidR="00BC10CC">
        <w:rPr>
          <w:rFonts w:cs="Times New Roman"/>
          <w:szCs w:val="24"/>
        </w:rPr>
        <w:t>detailed</w:t>
      </w:r>
      <w:r w:rsidR="003629CB">
        <w:rPr>
          <w:rFonts w:cs="Times New Roman"/>
          <w:szCs w:val="24"/>
        </w:rPr>
        <w:t xml:space="preserve">. </w:t>
      </w:r>
      <w:r w:rsidR="000934E8">
        <w:rPr>
          <w:rFonts w:cs="Times New Roman"/>
          <w:szCs w:val="24"/>
        </w:rPr>
        <w:t>Building on</w:t>
      </w:r>
      <w:del w:id="148" w:author="Author">
        <w:r w:rsidR="000934E8" w:rsidDel="00AF6891">
          <w:rPr>
            <w:rFonts w:cs="Times New Roman"/>
            <w:szCs w:val="24"/>
          </w:rPr>
          <w:delText>to</w:delText>
        </w:r>
      </w:del>
      <w:r w:rsidR="00BC10CC">
        <w:rPr>
          <w:rFonts w:cs="Times New Roman"/>
          <w:szCs w:val="24"/>
        </w:rPr>
        <w:t xml:space="preserve"> the first lecture and </w:t>
      </w:r>
      <w:r w:rsidR="006312AE">
        <w:rPr>
          <w:rFonts w:cs="Times New Roman"/>
          <w:szCs w:val="24"/>
        </w:rPr>
        <w:t>lab</w:t>
      </w:r>
      <w:r w:rsidR="00BC10CC">
        <w:rPr>
          <w:rFonts w:cs="Times New Roman"/>
          <w:szCs w:val="24"/>
        </w:rPr>
        <w:t xml:space="preserve"> </w:t>
      </w:r>
      <w:r w:rsidR="00FE66F2">
        <w:rPr>
          <w:rFonts w:cs="Times New Roman"/>
          <w:szCs w:val="24"/>
        </w:rPr>
        <w:t xml:space="preserve">session </w:t>
      </w:r>
      <w:r w:rsidR="00BC10CC">
        <w:rPr>
          <w:rFonts w:cs="Times New Roman"/>
          <w:szCs w:val="24"/>
        </w:rPr>
        <w:t xml:space="preserve">activity </w:t>
      </w:r>
      <w:r w:rsidR="00E365BA">
        <w:rPr>
          <w:rFonts w:cs="Times New Roman"/>
          <w:szCs w:val="24"/>
        </w:rPr>
        <w:t xml:space="preserve">we can now lead into examining </w:t>
      </w:r>
      <w:r w:rsidR="001B4A23">
        <w:rPr>
          <w:rFonts w:cs="Times New Roman"/>
          <w:szCs w:val="24"/>
        </w:rPr>
        <w:t xml:space="preserve">how </w:t>
      </w:r>
      <w:r w:rsidR="000934E8">
        <w:rPr>
          <w:rFonts w:cs="Times New Roman"/>
          <w:szCs w:val="24"/>
        </w:rPr>
        <w:t>measurement error</w:t>
      </w:r>
      <w:r w:rsidR="0006670D">
        <w:rPr>
          <w:rFonts w:cs="Times New Roman"/>
          <w:szCs w:val="24"/>
        </w:rPr>
        <w:t xml:space="preserve"> affect</w:t>
      </w:r>
      <w:r w:rsidR="000934E8">
        <w:rPr>
          <w:rFonts w:cs="Times New Roman"/>
          <w:szCs w:val="24"/>
        </w:rPr>
        <w:t>s</w:t>
      </w:r>
      <w:r w:rsidR="0006670D">
        <w:rPr>
          <w:rFonts w:cs="Times New Roman"/>
          <w:szCs w:val="24"/>
        </w:rPr>
        <w:t xml:space="preserve"> what can be said about the average weight of the sampled textbooks</w:t>
      </w:r>
      <w:commentRangeStart w:id="149"/>
      <w:r w:rsidR="0006670D">
        <w:rPr>
          <w:rFonts w:cs="Times New Roman"/>
          <w:szCs w:val="24"/>
        </w:rPr>
        <w:t>.</w:t>
      </w:r>
      <w:commentRangeEnd w:id="149"/>
      <w:r w:rsidR="00CE3AD3">
        <w:rPr>
          <w:rStyle w:val="CommentReference"/>
        </w:rPr>
        <w:commentReference w:id="149"/>
      </w:r>
    </w:p>
    <w:p w14:paraId="751C2CAD" w14:textId="77777777" w:rsidR="003B6378" w:rsidRDefault="003B6378" w:rsidP="00E365BA">
      <w:pPr>
        <w:spacing w:after="0" w:line="240" w:lineRule="auto"/>
        <w:contextualSpacing/>
        <w:rPr>
          <w:rFonts w:cs="Times New Roman"/>
          <w:szCs w:val="24"/>
        </w:rPr>
      </w:pPr>
    </w:p>
    <w:p w14:paraId="5D333BB7" w14:textId="3F5D54F2" w:rsidR="00C61AAC" w:rsidRDefault="00E365BA" w:rsidP="005C1533">
      <w:pPr>
        <w:spacing w:after="0" w:line="240" w:lineRule="auto"/>
        <w:contextualSpacing/>
        <w:rPr>
          <w:rFonts w:cs="Times New Roman"/>
          <w:szCs w:val="24"/>
        </w:rPr>
      </w:pPr>
      <w:r>
        <w:rPr>
          <w:rFonts w:cs="Times New Roman"/>
          <w:szCs w:val="24"/>
        </w:rPr>
        <w:t>S</w:t>
      </w:r>
      <w:r w:rsidR="00C078FC">
        <w:rPr>
          <w:rFonts w:cs="Times New Roman"/>
          <w:szCs w:val="24"/>
        </w:rPr>
        <w:t xml:space="preserve">tudents are encouraged to think of a set of measurements as capable of providing </w:t>
      </w:r>
      <w:r w:rsidR="00747972">
        <w:rPr>
          <w:rFonts w:cs="Times New Roman"/>
          <w:szCs w:val="24"/>
        </w:rPr>
        <w:t xml:space="preserve">us with </w:t>
      </w:r>
      <w:r w:rsidR="00AB21E1">
        <w:rPr>
          <w:rFonts w:cs="Times New Roman"/>
          <w:szCs w:val="24"/>
        </w:rPr>
        <w:t>additional</w:t>
      </w:r>
      <w:r w:rsidR="00C078FC">
        <w:rPr>
          <w:rFonts w:cs="Times New Roman"/>
          <w:szCs w:val="24"/>
        </w:rPr>
        <w:t xml:space="preserve"> information rather than</w:t>
      </w:r>
      <w:r w:rsidR="00082844">
        <w:rPr>
          <w:rFonts w:cs="Times New Roman"/>
          <w:szCs w:val="24"/>
        </w:rPr>
        <w:t xml:space="preserve"> </w:t>
      </w:r>
      <w:ins w:id="150" w:author="Author">
        <w:r w:rsidR="00AF6891">
          <w:rPr>
            <w:rFonts w:cs="Times New Roman"/>
            <w:szCs w:val="24"/>
          </w:rPr>
          <w:t xml:space="preserve">just </w:t>
        </w:r>
      </w:ins>
      <w:r w:rsidR="00082844">
        <w:rPr>
          <w:rFonts w:cs="Times New Roman"/>
          <w:szCs w:val="24"/>
        </w:rPr>
        <w:t xml:space="preserve">as a set of </w:t>
      </w:r>
      <w:r w:rsidR="00AB21E1">
        <w:rPr>
          <w:rFonts w:cs="Times New Roman"/>
          <w:szCs w:val="24"/>
        </w:rPr>
        <w:t xml:space="preserve">approximate </w:t>
      </w:r>
      <w:r w:rsidR="00082844">
        <w:rPr>
          <w:rFonts w:cs="Times New Roman"/>
          <w:szCs w:val="24"/>
        </w:rPr>
        <w:t>values</w:t>
      </w:r>
      <w:r w:rsidR="00AB21E1">
        <w:rPr>
          <w:rFonts w:cs="Times New Roman"/>
          <w:szCs w:val="24"/>
        </w:rPr>
        <w:t>.</w:t>
      </w:r>
      <w:r w:rsidR="00082844">
        <w:rPr>
          <w:rFonts w:cs="Times New Roman"/>
          <w:szCs w:val="24"/>
        </w:rPr>
        <w:t xml:space="preserve"> </w:t>
      </w:r>
      <w:r w:rsidR="008715DC">
        <w:rPr>
          <w:rFonts w:cs="Times New Roman"/>
          <w:szCs w:val="24"/>
        </w:rPr>
        <w:t>Not only do measurements</w:t>
      </w:r>
      <w:r w:rsidR="00082844">
        <w:rPr>
          <w:rFonts w:cs="Times New Roman"/>
          <w:szCs w:val="24"/>
        </w:rPr>
        <w:t xml:space="preserve"> </w:t>
      </w:r>
      <w:r w:rsidR="00421040">
        <w:rPr>
          <w:rFonts w:cs="Times New Roman"/>
          <w:szCs w:val="24"/>
        </w:rPr>
        <w:t xml:space="preserve">inform us about the </w:t>
      </w:r>
      <w:r w:rsidR="00F94EDF">
        <w:rPr>
          <w:rFonts w:cs="Times New Roman"/>
          <w:szCs w:val="24"/>
        </w:rPr>
        <w:t xml:space="preserve">true value of the </w:t>
      </w:r>
      <w:proofErr w:type="spellStart"/>
      <w:r w:rsidR="00421040">
        <w:rPr>
          <w:rFonts w:cs="Times New Roman"/>
          <w:szCs w:val="24"/>
        </w:rPr>
        <w:t>measurand</w:t>
      </w:r>
      <w:proofErr w:type="spellEnd"/>
      <w:r w:rsidR="00421040">
        <w:rPr>
          <w:rFonts w:cs="Times New Roman"/>
          <w:szCs w:val="24"/>
        </w:rPr>
        <w:t xml:space="preserve">, but also about </w:t>
      </w:r>
      <w:r w:rsidR="00082844">
        <w:rPr>
          <w:rFonts w:cs="Times New Roman"/>
          <w:szCs w:val="24"/>
        </w:rPr>
        <w:t>the measurement process</w:t>
      </w:r>
      <w:ins w:id="151" w:author="Author">
        <w:r w:rsidR="001409FA">
          <w:rPr>
            <w:rFonts w:cs="Times New Roman"/>
            <w:szCs w:val="24"/>
          </w:rPr>
          <w:t>.</w:t>
        </w:r>
      </w:ins>
      <w:r w:rsidR="00250F3C">
        <w:rPr>
          <w:rFonts w:cs="Times New Roman"/>
          <w:szCs w:val="24"/>
        </w:rPr>
        <w:t xml:space="preserve"> </w:t>
      </w:r>
      <w:del w:id="152" w:author="Author">
        <w:r w:rsidR="00250F3C" w:rsidDel="001409FA">
          <w:rPr>
            <w:rFonts w:cs="Times New Roman"/>
            <w:szCs w:val="24"/>
          </w:rPr>
          <w:delText>and</w:delText>
        </w:r>
      </w:del>
      <w:r w:rsidR="00250F3C">
        <w:rPr>
          <w:rFonts w:cs="Times New Roman"/>
          <w:szCs w:val="24"/>
        </w:rPr>
        <w:t xml:space="preserve"> </w:t>
      </w:r>
      <w:del w:id="153" w:author="Author">
        <w:r w:rsidR="00250F3C" w:rsidDel="001409FA">
          <w:rPr>
            <w:rFonts w:cs="Times New Roman"/>
            <w:szCs w:val="24"/>
          </w:rPr>
          <w:delText>t</w:delText>
        </w:r>
      </w:del>
      <w:ins w:id="154" w:author="Author">
        <w:r w:rsidR="001409FA">
          <w:rPr>
            <w:rFonts w:cs="Times New Roman"/>
            <w:szCs w:val="24"/>
          </w:rPr>
          <w:t>T</w:t>
        </w:r>
      </w:ins>
      <w:r w:rsidR="008F0F3B">
        <w:rPr>
          <w:rFonts w:cs="Times New Roman"/>
          <w:szCs w:val="24"/>
        </w:rPr>
        <w:t xml:space="preserve">he average </w:t>
      </w:r>
      <w:r w:rsidR="00F94EDF">
        <w:rPr>
          <w:rFonts w:cs="Times New Roman"/>
          <w:szCs w:val="24"/>
        </w:rPr>
        <w:t>weight of the sampled textbooks</w:t>
      </w:r>
      <w:r w:rsidR="008F0F3B">
        <w:rPr>
          <w:rFonts w:cs="Times New Roman"/>
          <w:szCs w:val="24"/>
        </w:rPr>
        <w:t xml:space="preserve"> </w:t>
      </w:r>
      <w:r w:rsidR="00250F3C">
        <w:rPr>
          <w:rFonts w:cs="Times New Roman"/>
          <w:szCs w:val="24"/>
        </w:rPr>
        <w:t xml:space="preserve">can be interpreted as </w:t>
      </w:r>
      <w:r w:rsidR="008F0F3B">
        <w:rPr>
          <w:rFonts w:cs="Times New Roman"/>
          <w:szCs w:val="24"/>
        </w:rPr>
        <w:t xml:space="preserve">the true average weight of the </w:t>
      </w:r>
      <w:del w:id="155" w:author="Author">
        <w:r w:rsidR="008F0F3B" w:rsidDel="001409FA">
          <w:rPr>
            <w:rFonts w:cs="Times New Roman"/>
            <w:szCs w:val="24"/>
          </w:rPr>
          <w:delText xml:space="preserve">sampled </w:delText>
        </w:r>
      </w:del>
      <w:r w:rsidR="008F0F3B">
        <w:rPr>
          <w:rFonts w:cs="Times New Roman"/>
          <w:szCs w:val="24"/>
        </w:rPr>
        <w:t xml:space="preserve">textbooks plus the average amount </w:t>
      </w:r>
      <w:r w:rsidR="00A17A38">
        <w:rPr>
          <w:rFonts w:cs="Times New Roman"/>
          <w:szCs w:val="24"/>
        </w:rPr>
        <w:t xml:space="preserve">of </w:t>
      </w:r>
      <w:r w:rsidR="008F0F3B">
        <w:rPr>
          <w:rFonts w:cs="Times New Roman"/>
          <w:szCs w:val="24"/>
        </w:rPr>
        <w:t>the scale</w:t>
      </w:r>
      <w:r w:rsidR="00A17A38">
        <w:rPr>
          <w:rFonts w:cs="Times New Roman"/>
          <w:szCs w:val="24"/>
        </w:rPr>
        <w:t>’s</w:t>
      </w:r>
      <w:r w:rsidR="008F0F3B">
        <w:rPr>
          <w:rFonts w:cs="Times New Roman"/>
          <w:szCs w:val="24"/>
        </w:rPr>
        <w:t xml:space="preserve"> </w:t>
      </w:r>
      <w:r w:rsidR="00A17A38">
        <w:rPr>
          <w:rFonts w:cs="Times New Roman"/>
          <w:szCs w:val="24"/>
        </w:rPr>
        <w:t>imprecision</w:t>
      </w:r>
      <w:ins w:id="156" w:author="Author">
        <w:r w:rsidR="001409FA">
          <w:rPr>
            <w:rFonts w:cs="Times New Roman"/>
            <w:szCs w:val="24"/>
          </w:rPr>
          <w:t xml:space="preserve"> and the heterogeneity of the book weights required for different courses</w:t>
        </w:r>
      </w:ins>
      <w:r w:rsidR="008F0F3B">
        <w:rPr>
          <w:rFonts w:cs="Times New Roman"/>
          <w:szCs w:val="24"/>
        </w:rPr>
        <w:t xml:space="preserve">. The </w:t>
      </w:r>
      <w:del w:id="157" w:author="Author">
        <w:r w:rsidR="00A17A38" w:rsidDel="001409FA">
          <w:rPr>
            <w:rFonts w:cs="Times New Roman"/>
            <w:szCs w:val="24"/>
          </w:rPr>
          <w:delText>expertise</w:delText>
        </w:r>
        <w:r w:rsidR="008F0F3B" w:rsidDel="001409FA">
          <w:rPr>
            <w:rFonts w:cs="Times New Roman"/>
            <w:szCs w:val="24"/>
          </w:rPr>
          <w:delText xml:space="preserve"> </w:delText>
        </w:r>
      </w:del>
      <w:ins w:id="158" w:author="Author">
        <w:r w:rsidR="001409FA">
          <w:rPr>
            <w:rFonts w:cs="Times New Roman"/>
            <w:szCs w:val="24"/>
          </w:rPr>
          <w:t xml:space="preserve">discussion </w:t>
        </w:r>
      </w:ins>
      <w:r w:rsidR="00250F3C">
        <w:rPr>
          <w:rFonts w:cs="Times New Roman"/>
          <w:szCs w:val="24"/>
        </w:rPr>
        <w:t xml:space="preserve">then </w:t>
      </w:r>
      <w:del w:id="159" w:author="Author">
        <w:r w:rsidR="005F6E26" w:rsidDel="001409FA">
          <w:rPr>
            <w:rFonts w:cs="Times New Roman"/>
            <w:szCs w:val="24"/>
          </w:rPr>
          <w:delText>pertains</w:delText>
        </w:r>
        <w:r w:rsidR="008F0F3B" w:rsidDel="001409FA">
          <w:rPr>
            <w:rFonts w:cs="Times New Roman"/>
            <w:szCs w:val="24"/>
          </w:rPr>
          <w:delText xml:space="preserve"> </w:delText>
        </w:r>
      </w:del>
      <w:ins w:id="160" w:author="Author">
        <w:r w:rsidR="001409FA">
          <w:rPr>
            <w:rFonts w:cs="Times New Roman"/>
            <w:szCs w:val="24"/>
          </w:rPr>
          <w:t xml:space="preserve">turns </w:t>
        </w:r>
      </w:ins>
      <w:r w:rsidR="008F0F3B">
        <w:rPr>
          <w:rFonts w:cs="Times New Roman"/>
          <w:szCs w:val="24"/>
        </w:rPr>
        <w:t>to separat</w:t>
      </w:r>
      <w:r w:rsidR="00250F3C">
        <w:rPr>
          <w:rFonts w:cs="Times New Roman"/>
          <w:szCs w:val="24"/>
        </w:rPr>
        <w:t>ing</w:t>
      </w:r>
      <w:r w:rsidR="008F0F3B">
        <w:rPr>
          <w:rFonts w:cs="Times New Roman"/>
          <w:szCs w:val="24"/>
        </w:rPr>
        <w:t xml:space="preserve"> </w:t>
      </w:r>
      <w:r w:rsidR="005F6E26">
        <w:rPr>
          <w:rFonts w:cs="Times New Roman"/>
          <w:szCs w:val="24"/>
        </w:rPr>
        <w:t>the amount of variability that</w:t>
      </w:r>
      <w:r w:rsidR="00BE6A04">
        <w:rPr>
          <w:rFonts w:cs="Times New Roman"/>
          <w:szCs w:val="24"/>
        </w:rPr>
        <w:t xml:space="preserve"> can be attributed to the </w:t>
      </w:r>
      <w:commentRangeStart w:id="161"/>
      <w:del w:id="162" w:author="Author">
        <w:r w:rsidR="00BE6A04" w:rsidDel="001409FA">
          <w:rPr>
            <w:rFonts w:cs="Times New Roman"/>
            <w:szCs w:val="24"/>
          </w:rPr>
          <w:delText xml:space="preserve">measurand </w:delText>
        </w:r>
      </w:del>
      <w:commentRangeEnd w:id="161"/>
      <w:r w:rsidR="00B932C6">
        <w:rPr>
          <w:rStyle w:val="CommentReference"/>
        </w:rPr>
        <w:commentReference w:id="161"/>
      </w:r>
      <w:ins w:id="163" w:author="Author">
        <w:r w:rsidR="001409FA">
          <w:rPr>
            <w:rFonts w:cs="Times New Roman"/>
            <w:szCs w:val="24"/>
          </w:rPr>
          <w:t xml:space="preserve">heterogeneity of the book weights </w:t>
        </w:r>
      </w:ins>
      <w:r w:rsidR="005F6E26">
        <w:rPr>
          <w:rFonts w:cs="Times New Roman"/>
          <w:szCs w:val="24"/>
        </w:rPr>
        <w:t>versus</w:t>
      </w:r>
      <w:r w:rsidR="00A84F16">
        <w:rPr>
          <w:rFonts w:cs="Times New Roman"/>
          <w:szCs w:val="24"/>
        </w:rPr>
        <w:t xml:space="preserve"> the measurement process. This cannot be accomplished by considering the reported sample </w:t>
      </w:r>
      <w:r w:rsidR="00BE6A04">
        <w:rPr>
          <w:rFonts w:cs="Times New Roman"/>
          <w:szCs w:val="24"/>
        </w:rPr>
        <w:t xml:space="preserve">average itself </w:t>
      </w:r>
      <w:r w:rsidR="00A84F16">
        <w:rPr>
          <w:rFonts w:cs="Times New Roman"/>
          <w:szCs w:val="24"/>
        </w:rPr>
        <w:t>but requires</w:t>
      </w:r>
      <w:r w:rsidR="00B177E1">
        <w:rPr>
          <w:rFonts w:cs="Times New Roman"/>
          <w:szCs w:val="24"/>
        </w:rPr>
        <w:t xml:space="preserve"> examin</w:t>
      </w:r>
      <w:r w:rsidR="00A84F16">
        <w:rPr>
          <w:rFonts w:cs="Times New Roman"/>
          <w:szCs w:val="24"/>
        </w:rPr>
        <w:t>ing</w:t>
      </w:r>
      <w:r w:rsidR="00B177E1">
        <w:rPr>
          <w:rFonts w:cs="Times New Roman"/>
          <w:szCs w:val="24"/>
        </w:rPr>
        <w:t xml:space="preserve"> the </w:t>
      </w:r>
      <w:r w:rsidR="00BE6A04">
        <w:rPr>
          <w:rFonts w:cs="Times New Roman"/>
          <w:szCs w:val="24"/>
        </w:rPr>
        <w:t>variability of the dataset</w:t>
      </w:r>
      <w:r w:rsidR="00B177E1">
        <w:rPr>
          <w:rFonts w:cs="Times New Roman"/>
          <w:szCs w:val="24"/>
        </w:rPr>
        <w:t xml:space="preserve"> </w:t>
      </w:r>
      <w:r w:rsidR="00A84F16">
        <w:rPr>
          <w:rFonts w:cs="Times New Roman"/>
          <w:szCs w:val="24"/>
        </w:rPr>
        <w:t>in more detail</w:t>
      </w:r>
      <w:r w:rsidR="00B177E1">
        <w:rPr>
          <w:rFonts w:cs="Times New Roman"/>
          <w:szCs w:val="24"/>
        </w:rPr>
        <w:t xml:space="preserve">. </w:t>
      </w:r>
    </w:p>
    <w:p w14:paraId="1186C43C" w14:textId="77777777" w:rsidR="00DA3512" w:rsidRDefault="00DA3512" w:rsidP="005C1533">
      <w:pPr>
        <w:spacing w:after="0" w:line="240" w:lineRule="auto"/>
        <w:contextualSpacing/>
        <w:rPr>
          <w:rFonts w:cs="Times New Roman"/>
          <w:szCs w:val="24"/>
        </w:rPr>
      </w:pPr>
    </w:p>
    <w:p w14:paraId="7A22E2B9" w14:textId="279B6820" w:rsidR="00333ECC" w:rsidRDefault="00082D43" w:rsidP="00385AFB">
      <w:pPr>
        <w:spacing w:line="240" w:lineRule="auto"/>
        <w:contextualSpacing/>
        <w:rPr>
          <w:rFonts w:cs="Times New Roman"/>
          <w:color w:val="4BACC6" w:themeColor="accent5"/>
          <w:szCs w:val="24"/>
        </w:rPr>
      </w:pPr>
      <w:r>
        <w:rPr>
          <w:rFonts w:cs="Times New Roman"/>
          <w:szCs w:val="24"/>
        </w:rPr>
        <w:t xml:space="preserve">Because the </w:t>
      </w:r>
      <w:r w:rsidR="007C66B0">
        <w:rPr>
          <w:rFonts w:cs="Times New Roman"/>
          <w:szCs w:val="24"/>
        </w:rPr>
        <w:t xml:space="preserve">textbook </w:t>
      </w:r>
      <w:r w:rsidR="00CD5B62">
        <w:rPr>
          <w:rFonts w:cs="Times New Roman"/>
          <w:szCs w:val="24"/>
        </w:rPr>
        <w:t xml:space="preserve">data </w:t>
      </w:r>
      <w:r w:rsidR="0040175D">
        <w:rPr>
          <w:rFonts w:cs="Times New Roman"/>
          <w:szCs w:val="24"/>
        </w:rPr>
        <w:t>consist of</w:t>
      </w:r>
      <w:r w:rsidR="00CD5B62">
        <w:rPr>
          <w:rFonts w:cs="Times New Roman"/>
          <w:szCs w:val="24"/>
        </w:rPr>
        <w:t xml:space="preserve"> </w:t>
      </w:r>
      <w:r w:rsidR="00ED211D">
        <w:rPr>
          <w:rFonts w:cs="Times New Roman"/>
          <w:szCs w:val="24"/>
        </w:rPr>
        <w:t xml:space="preserve">50 measurements </w:t>
      </w:r>
      <w:r w:rsidR="00CD5B62">
        <w:rPr>
          <w:rFonts w:cs="Times New Roman"/>
          <w:szCs w:val="24"/>
        </w:rPr>
        <w:t>from</w:t>
      </w:r>
      <w:r w:rsidR="00ED211D">
        <w:rPr>
          <w:rFonts w:cs="Times New Roman"/>
          <w:szCs w:val="24"/>
        </w:rPr>
        <w:t xml:space="preserve"> 50 </w:t>
      </w:r>
      <w:r w:rsidR="00CD5B62">
        <w:rPr>
          <w:rFonts w:cs="Times New Roman"/>
          <w:szCs w:val="24"/>
        </w:rPr>
        <w:t>different sampled textbooks</w:t>
      </w:r>
      <w:ins w:id="164" w:author="Dr. Michelle Everson" w:date="2013-11-17T09:54:00Z">
        <w:r w:rsidR="003101B3">
          <w:rPr>
            <w:rFonts w:cs="Times New Roman"/>
            <w:szCs w:val="24"/>
          </w:rPr>
          <w:t xml:space="preserve"> </w:t>
        </w:r>
      </w:ins>
      <w:del w:id="165" w:author="Dr. Michelle Everson" w:date="2013-11-17T09:54:00Z">
        <w:r w:rsidDel="003101B3">
          <w:rPr>
            <w:rFonts w:cs="Times New Roman"/>
            <w:szCs w:val="24"/>
          </w:rPr>
          <w:delText xml:space="preserve">, </w:delText>
        </w:r>
      </w:del>
      <w:ins w:id="166" w:author="Dr. Michelle Everson" w:date="2013-11-17T09:54:00Z">
        <w:r w:rsidR="003101B3">
          <w:rPr>
            <w:rFonts w:cs="Times New Roman"/>
            <w:szCs w:val="24"/>
          </w:rPr>
          <w:t>(</w:t>
        </w:r>
      </w:ins>
      <w:r>
        <w:rPr>
          <w:rFonts w:cs="Times New Roman"/>
          <w:szCs w:val="24"/>
        </w:rPr>
        <w:t>i.e.</w:t>
      </w:r>
      <w:r w:rsidR="00DA3512">
        <w:rPr>
          <w:rFonts w:cs="Times New Roman"/>
          <w:szCs w:val="24"/>
        </w:rPr>
        <w:t>,</w:t>
      </w:r>
      <w:r>
        <w:rPr>
          <w:rFonts w:cs="Times New Roman"/>
          <w:szCs w:val="24"/>
        </w:rPr>
        <w:t xml:space="preserve"> </w:t>
      </w:r>
      <w:r w:rsidR="0040175D">
        <w:rPr>
          <w:rFonts w:cs="Times New Roman"/>
          <w:szCs w:val="24"/>
        </w:rPr>
        <w:t xml:space="preserve">there are no repeated measurements at the individual book </w:t>
      </w:r>
      <w:r w:rsidR="00FD0511">
        <w:rPr>
          <w:rFonts w:cs="Times New Roman"/>
          <w:szCs w:val="24"/>
        </w:rPr>
        <w:t>level</w:t>
      </w:r>
      <w:ins w:id="167" w:author="Dr. Michelle Everson" w:date="2013-11-17T09:54:00Z">
        <w:r w:rsidR="003101B3">
          <w:rPr>
            <w:rFonts w:cs="Times New Roman"/>
            <w:szCs w:val="24"/>
          </w:rPr>
          <w:t>),</w:t>
        </w:r>
      </w:ins>
      <w:del w:id="168" w:author="Dr. Michelle Everson" w:date="2013-11-17T09:54:00Z">
        <w:r w:rsidR="00FD0511" w:rsidDel="003101B3">
          <w:rPr>
            <w:rFonts w:cs="Times New Roman"/>
            <w:szCs w:val="24"/>
          </w:rPr>
          <w:delText>;</w:delText>
        </w:r>
      </w:del>
      <w:r>
        <w:rPr>
          <w:rFonts w:cs="Times New Roman"/>
          <w:szCs w:val="24"/>
        </w:rPr>
        <w:t xml:space="preserve"> the existing data</w:t>
      </w:r>
      <w:r w:rsidR="0040175D">
        <w:rPr>
          <w:rFonts w:cs="Times New Roman"/>
          <w:szCs w:val="24"/>
        </w:rPr>
        <w:t xml:space="preserve"> </w:t>
      </w:r>
      <w:r>
        <w:rPr>
          <w:rFonts w:cs="Times New Roman"/>
          <w:szCs w:val="24"/>
        </w:rPr>
        <w:t>cannot be used</w:t>
      </w:r>
      <w:r w:rsidR="00D97BF4">
        <w:rPr>
          <w:rFonts w:cs="Times New Roman"/>
          <w:szCs w:val="24"/>
        </w:rPr>
        <w:t xml:space="preserve"> to</w:t>
      </w:r>
      <w:r>
        <w:rPr>
          <w:rFonts w:cs="Times New Roman"/>
          <w:szCs w:val="24"/>
        </w:rPr>
        <w:t xml:space="preserve"> estimate the</w:t>
      </w:r>
      <w:r w:rsidR="00ED211D">
        <w:rPr>
          <w:rFonts w:cs="Times New Roman"/>
          <w:szCs w:val="24"/>
        </w:rPr>
        <w:t xml:space="preserve"> variability </w:t>
      </w:r>
      <w:r w:rsidR="0040175D">
        <w:rPr>
          <w:rFonts w:cs="Times New Roman"/>
          <w:szCs w:val="24"/>
        </w:rPr>
        <w:t xml:space="preserve">that is due to </w:t>
      </w:r>
      <w:ins w:id="169" w:author="Author">
        <w:r w:rsidR="007438F8">
          <w:rPr>
            <w:rFonts w:cs="Times New Roman"/>
            <w:szCs w:val="24"/>
          </w:rPr>
          <w:t xml:space="preserve">either </w:t>
        </w:r>
      </w:ins>
      <w:r w:rsidR="00ED211D">
        <w:rPr>
          <w:rFonts w:cs="Times New Roman"/>
          <w:szCs w:val="24"/>
        </w:rPr>
        <w:t xml:space="preserve">the </w:t>
      </w:r>
      <w:r w:rsidR="0040175D">
        <w:rPr>
          <w:rFonts w:cs="Times New Roman"/>
          <w:szCs w:val="24"/>
        </w:rPr>
        <w:t>scale</w:t>
      </w:r>
      <w:ins w:id="170" w:author="Author">
        <w:r w:rsidR="00B932C6">
          <w:rPr>
            <w:rFonts w:cs="Times New Roman"/>
            <w:szCs w:val="24"/>
          </w:rPr>
          <w:t xml:space="preserve"> or the books alone</w:t>
        </w:r>
      </w:ins>
      <w:r w:rsidR="00ED211D">
        <w:rPr>
          <w:rFonts w:cs="Times New Roman"/>
          <w:szCs w:val="24"/>
        </w:rPr>
        <w:t xml:space="preserve">. </w:t>
      </w:r>
      <w:r w:rsidR="000674C5">
        <w:rPr>
          <w:rFonts w:cs="Times New Roman"/>
          <w:szCs w:val="24"/>
        </w:rPr>
        <w:t xml:space="preserve">To gain such information requires </w:t>
      </w:r>
      <w:r w:rsidR="003C755C">
        <w:rPr>
          <w:rFonts w:cs="Times New Roman"/>
          <w:szCs w:val="24"/>
        </w:rPr>
        <w:t xml:space="preserve">a specific </w:t>
      </w:r>
      <w:r w:rsidR="00CA398F">
        <w:rPr>
          <w:rFonts w:cs="Times New Roman"/>
          <w:szCs w:val="24"/>
        </w:rPr>
        <w:t>experimenta</w:t>
      </w:r>
      <w:r w:rsidR="00180319">
        <w:rPr>
          <w:rFonts w:cs="Times New Roman"/>
          <w:szCs w:val="24"/>
        </w:rPr>
        <w:t>l design and data collection</w:t>
      </w:r>
      <w:r w:rsidR="00CA398F">
        <w:rPr>
          <w:rFonts w:cs="Times New Roman"/>
          <w:szCs w:val="24"/>
        </w:rPr>
        <w:t xml:space="preserve">. </w:t>
      </w:r>
      <w:r w:rsidR="000674C5">
        <w:rPr>
          <w:rFonts w:cs="Times New Roman"/>
          <w:szCs w:val="24"/>
        </w:rPr>
        <w:t>A</w:t>
      </w:r>
      <w:r w:rsidR="00BC7B77">
        <w:rPr>
          <w:rFonts w:cs="Times New Roman"/>
          <w:szCs w:val="24"/>
        </w:rPr>
        <w:t xml:space="preserve"> first step </w:t>
      </w:r>
      <w:r w:rsidR="00E5419B">
        <w:rPr>
          <w:rFonts w:cs="Times New Roman"/>
          <w:szCs w:val="24"/>
        </w:rPr>
        <w:t xml:space="preserve">in accounting for measurement error in an experiment </w:t>
      </w:r>
      <w:r w:rsidR="00BC7B77">
        <w:rPr>
          <w:rFonts w:cs="Times New Roman"/>
          <w:szCs w:val="24"/>
        </w:rPr>
        <w:t xml:space="preserve">is to identify factors that </w:t>
      </w:r>
      <w:r w:rsidR="00E85F8D">
        <w:rPr>
          <w:rFonts w:cs="Times New Roman"/>
          <w:szCs w:val="24"/>
        </w:rPr>
        <w:t xml:space="preserve">potentially </w:t>
      </w:r>
      <w:r w:rsidR="00BC7B77">
        <w:rPr>
          <w:rFonts w:cs="Times New Roman"/>
          <w:szCs w:val="24"/>
        </w:rPr>
        <w:t xml:space="preserve">contribute to </w:t>
      </w:r>
      <w:r w:rsidR="00292320">
        <w:rPr>
          <w:rFonts w:cs="Times New Roman"/>
          <w:szCs w:val="24"/>
        </w:rPr>
        <w:t xml:space="preserve">the overall </w:t>
      </w:r>
      <w:r w:rsidR="00E85F8D">
        <w:rPr>
          <w:rFonts w:cs="Times New Roman"/>
          <w:szCs w:val="24"/>
        </w:rPr>
        <w:t xml:space="preserve">measurement </w:t>
      </w:r>
      <w:r w:rsidR="00BC7B77">
        <w:rPr>
          <w:rFonts w:cs="Times New Roman"/>
          <w:szCs w:val="24"/>
        </w:rPr>
        <w:t>variability.</w:t>
      </w:r>
      <w:r w:rsidR="003F1CB9">
        <w:rPr>
          <w:rFonts w:cs="Times New Roman"/>
          <w:szCs w:val="24"/>
        </w:rPr>
        <w:t xml:space="preserve"> For </w:t>
      </w:r>
      <w:r w:rsidR="00EB692E">
        <w:rPr>
          <w:rFonts w:cs="Times New Roman"/>
          <w:szCs w:val="24"/>
        </w:rPr>
        <w:t>factors</w:t>
      </w:r>
      <w:r w:rsidR="00EA7B4D">
        <w:rPr>
          <w:rFonts w:cs="Times New Roman"/>
          <w:szCs w:val="24"/>
        </w:rPr>
        <w:t xml:space="preserve"> for which we can</w:t>
      </w:r>
      <w:r w:rsidR="00EB692E">
        <w:rPr>
          <w:rFonts w:cs="Times New Roman"/>
          <w:szCs w:val="24"/>
        </w:rPr>
        <w:t xml:space="preserve"> obtain</w:t>
      </w:r>
      <w:r w:rsidR="003F1CB9">
        <w:rPr>
          <w:rFonts w:cs="Times New Roman"/>
          <w:szCs w:val="24"/>
        </w:rPr>
        <w:t xml:space="preserve"> repeated measurements</w:t>
      </w:r>
      <w:ins w:id="171" w:author="Dr. Michelle Everson" w:date="2013-11-17T09:54:00Z">
        <w:r w:rsidR="003101B3">
          <w:rPr>
            <w:rFonts w:cs="Times New Roman"/>
            <w:szCs w:val="24"/>
          </w:rPr>
          <w:t>,</w:t>
        </w:r>
      </w:ins>
      <w:r w:rsidR="003F1CB9">
        <w:rPr>
          <w:rFonts w:cs="Times New Roman"/>
          <w:szCs w:val="24"/>
        </w:rPr>
        <w:t xml:space="preserve"> </w:t>
      </w:r>
      <w:r w:rsidR="00EA7B4D">
        <w:rPr>
          <w:rFonts w:cs="Times New Roman"/>
          <w:szCs w:val="24"/>
        </w:rPr>
        <w:t>we then can estimate</w:t>
      </w:r>
      <w:r w:rsidR="003F1CB9">
        <w:rPr>
          <w:rFonts w:cs="Times New Roman"/>
          <w:szCs w:val="24"/>
        </w:rPr>
        <w:t xml:space="preserve"> </w:t>
      </w:r>
      <w:r w:rsidR="00EB692E">
        <w:rPr>
          <w:rFonts w:cs="Times New Roman"/>
          <w:szCs w:val="24"/>
        </w:rPr>
        <w:t xml:space="preserve">the </w:t>
      </w:r>
      <w:r w:rsidR="00EA7B4D">
        <w:rPr>
          <w:rFonts w:cs="Times New Roman"/>
          <w:szCs w:val="24"/>
        </w:rPr>
        <w:t xml:space="preserve">amount of </w:t>
      </w:r>
      <w:r w:rsidR="003F1CB9">
        <w:rPr>
          <w:rFonts w:cs="Times New Roman"/>
          <w:szCs w:val="24"/>
        </w:rPr>
        <w:t xml:space="preserve">variability </w:t>
      </w:r>
      <w:r w:rsidR="00EA7B4D">
        <w:rPr>
          <w:rFonts w:cs="Times New Roman"/>
          <w:szCs w:val="24"/>
        </w:rPr>
        <w:t xml:space="preserve">in the measurements that is due to </w:t>
      </w:r>
      <w:proofErr w:type="spellStart"/>
      <w:proofErr w:type="gramStart"/>
      <w:r w:rsidR="00EA7B4D">
        <w:rPr>
          <w:rFonts w:cs="Times New Roman"/>
          <w:szCs w:val="24"/>
        </w:rPr>
        <w:t>th</w:t>
      </w:r>
      <w:proofErr w:type="gramEnd"/>
      <w:del w:id="172" w:author="Author">
        <w:r w:rsidR="00EA7B4D" w:rsidDel="005D79DC">
          <w:rPr>
            <w:rFonts w:cs="Times New Roman"/>
            <w:szCs w:val="24"/>
          </w:rPr>
          <w:delText>e</w:delText>
        </w:r>
      </w:del>
      <w:r w:rsidR="00EA7B4D">
        <w:rPr>
          <w:rFonts w:cs="Times New Roman"/>
          <w:szCs w:val="24"/>
        </w:rPr>
        <w:t>se</w:t>
      </w:r>
      <w:proofErr w:type="spellEnd"/>
      <w:r w:rsidR="00EA7B4D">
        <w:rPr>
          <w:rFonts w:cs="Times New Roman"/>
          <w:szCs w:val="24"/>
        </w:rPr>
        <w:t xml:space="preserve"> factors</w:t>
      </w:r>
      <w:r w:rsidR="003F1CB9">
        <w:rPr>
          <w:rFonts w:cs="Times New Roman"/>
          <w:szCs w:val="24"/>
        </w:rPr>
        <w:t xml:space="preserve">. </w:t>
      </w:r>
      <w:r w:rsidR="00333ECC">
        <w:rPr>
          <w:rFonts w:cs="Times New Roman"/>
          <w:szCs w:val="24"/>
        </w:rPr>
        <w:t xml:space="preserve">Three common </w:t>
      </w:r>
      <w:r w:rsidR="00EA7B4D">
        <w:rPr>
          <w:rFonts w:cs="Times New Roman"/>
          <w:szCs w:val="24"/>
        </w:rPr>
        <w:t xml:space="preserve">factors, and hence </w:t>
      </w:r>
      <w:r w:rsidR="00333ECC">
        <w:rPr>
          <w:rFonts w:cs="Times New Roman"/>
          <w:szCs w:val="24"/>
        </w:rPr>
        <w:t>sources of variability within measurements</w:t>
      </w:r>
      <w:r w:rsidR="00EA7B4D">
        <w:rPr>
          <w:rFonts w:cs="Times New Roman"/>
          <w:szCs w:val="24"/>
        </w:rPr>
        <w:t>, are</w:t>
      </w:r>
      <w:r w:rsidR="00333ECC">
        <w:rPr>
          <w:rFonts w:cs="Times New Roman"/>
          <w:szCs w:val="24"/>
        </w:rPr>
        <w:t>: the measuring device, the operator, and surrounding physical circumstances. E</w:t>
      </w:r>
      <w:r w:rsidR="00EA7B4D">
        <w:rPr>
          <w:rFonts w:cs="Times New Roman"/>
          <w:szCs w:val="24"/>
        </w:rPr>
        <w:t>xamples for each of these factors are discussed in detail</w:t>
      </w:r>
      <w:r w:rsidR="00333ECC">
        <w:rPr>
          <w:rFonts w:cs="Times New Roman"/>
          <w:szCs w:val="24"/>
        </w:rPr>
        <w:t xml:space="preserve">. </w:t>
      </w:r>
    </w:p>
    <w:p w14:paraId="2760C480" w14:textId="77777777" w:rsidR="00FD0511" w:rsidRPr="00E67842" w:rsidRDefault="00FD0511" w:rsidP="00385AFB">
      <w:pPr>
        <w:spacing w:line="240" w:lineRule="auto"/>
        <w:contextualSpacing/>
        <w:rPr>
          <w:rFonts w:cs="Times New Roman"/>
          <w:color w:val="4BACC6" w:themeColor="accent5"/>
          <w:szCs w:val="24"/>
        </w:rPr>
      </w:pPr>
    </w:p>
    <w:p w14:paraId="465F2E8D" w14:textId="1FC8F303" w:rsidR="00D45352" w:rsidRDefault="00C17F29" w:rsidP="00520F7D">
      <w:pPr>
        <w:spacing w:after="0" w:line="240" w:lineRule="auto"/>
        <w:contextualSpacing/>
        <w:rPr>
          <w:rFonts w:cs="Times New Roman"/>
          <w:szCs w:val="24"/>
        </w:rPr>
      </w:pPr>
      <w:r>
        <w:rPr>
          <w:rFonts w:cs="Times New Roman"/>
          <w:szCs w:val="24"/>
        </w:rPr>
        <w:t>The</w:t>
      </w:r>
      <w:r w:rsidR="00F429A8">
        <w:rPr>
          <w:rFonts w:cs="Times New Roman"/>
          <w:szCs w:val="24"/>
        </w:rPr>
        <w:t xml:space="preserve"> </w:t>
      </w:r>
      <w:r w:rsidR="008C05D9">
        <w:rPr>
          <w:rFonts w:cs="Times New Roman"/>
          <w:szCs w:val="24"/>
        </w:rPr>
        <w:t>overall variability in the data is</w:t>
      </w:r>
      <w:r w:rsidR="00F429A8">
        <w:rPr>
          <w:rFonts w:cs="Times New Roman"/>
          <w:szCs w:val="24"/>
        </w:rPr>
        <w:t xml:space="preserve"> </w:t>
      </w:r>
      <w:r w:rsidR="00333039">
        <w:rPr>
          <w:rFonts w:cs="Times New Roman"/>
          <w:szCs w:val="24"/>
        </w:rPr>
        <w:t xml:space="preserve">then presented as </w:t>
      </w:r>
      <w:r w:rsidR="008C05D9">
        <w:rPr>
          <w:rFonts w:cs="Times New Roman"/>
          <w:szCs w:val="24"/>
        </w:rPr>
        <w:t>the sum</w:t>
      </w:r>
      <w:r w:rsidR="00541A5B">
        <w:rPr>
          <w:rFonts w:cs="Times New Roman"/>
          <w:szCs w:val="24"/>
        </w:rPr>
        <w:t xml:space="preserve"> of the partitioned variability </w:t>
      </w:r>
      <w:r w:rsidR="00DB6D94">
        <w:rPr>
          <w:rFonts w:cs="Times New Roman"/>
          <w:szCs w:val="24"/>
        </w:rPr>
        <w:t>resulting from</w:t>
      </w:r>
      <w:r w:rsidR="00F429A8">
        <w:rPr>
          <w:rFonts w:cs="Times New Roman"/>
          <w:szCs w:val="24"/>
        </w:rPr>
        <w:t xml:space="preserve"> </w:t>
      </w:r>
      <w:r w:rsidR="008C05D9">
        <w:rPr>
          <w:rFonts w:cs="Times New Roman"/>
          <w:szCs w:val="24"/>
        </w:rPr>
        <w:t>the various sources of</w:t>
      </w:r>
      <w:r w:rsidR="00F429A8">
        <w:rPr>
          <w:rFonts w:cs="Times New Roman"/>
          <w:szCs w:val="24"/>
        </w:rPr>
        <w:t xml:space="preserve"> measurements </w:t>
      </w:r>
      <w:r w:rsidR="008C05D9">
        <w:rPr>
          <w:rFonts w:cs="Times New Roman"/>
          <w:szCs w:val="24"/>
        </w:rPr>
        <w:t xml:space="preserve">error. </w:t>
      </w:r>
      <w:r w:rsidR="00294D93">
        <w:rPr>
          <w:rFonts w:cs="Times New Roman"/>
          <w:szCs w:val="24"/>
        </w:rPr>
        <w:t xml:space="preserve">This </w:t>
      </w:r>
      <w:r w:rsidR="00DB6D94">
        <w:rPr>
          <w:rFonts w:cs="Times New Roman"/>
          <w:szCs w:val="24"/>
        </w:rPr>
        <w:t xml:space="preserve">presentation </w:t>
      </w:r>
      <w:r w:rsidR="00294D93">
        <w:rPr>
          <w:rFonts w:cs="Times New Roman"/>
          <w:szCs w:val="24"/>
        </w:rPr>
        <w:t xml:space="preserve">is done at a </w:t>
      </w:r>
      <w:r w:rsidR="00541A5B">
        <w:rPr>
          <w:rFonts w:cs="Times New Roman"/>
          <w:szCs w:val="24"/>
        </w:rPr>
        <w:t xml:space="preserve">very </w:t>
      </w:r>
      <w:r w:rsidR="00294D93">
        <w:rPr>
          <w:rFonts w:cs="Times New Roman"/>
          <w:szCs w:val="24"/>
        </w:rPr>
        <w:t xml:space="preserve">conceptual level without showing </w:t>
      </w:r>
      <w:r w:rsidR="00541A5B">
        <w:rPr>
          <w:rFonts w:cs="Times New Roman"/>
          <w:szCs w:val="24"/>
        </w:rPr>
        <w:t xml:space="preserve">students </w:t>
      </w:r>
      <w:r w:rsidR="00294D93">
        <w:rPr>
          <w:rFonts w:cs="Times New Roman"/>
          <w:szCs w:val="24"/>
        </w:rPr>
        <w:t xml:space="preserve">statistical formulae and calculations that </w:t>
      </w:r>
      <w:r w:rsidR="00541A5B">
        <w:rPr>
          <w:rFonts w:cs="Times New Roman"/>
          <w:szCs w:val="24"/>
        </w:rPr>
        <w:t>we</w:t>
      </w:r>
      <w:r w:rsidR="00FD0511">
        <w:rPr>
          <w:rFonts w:cs="Times New Roman"/>
          <w:szCs w:val="24"/>
        </w:rPr>
        <w:t xml:space="preserve">re </w:t>
      </w:r>
      <w:r w:rsidR="00294D93">
        <w:rPr>
          <w:rFonts w:cs="Times New Roman"/>
          <w:szCs w:val="24"/>
        </w:rPr>
        <w:t xml:space="preserve">deemed </w:t>
      </w:r>
      <w:del w:id="173" w:author="Author">
        <w:r w:rsidR="003C3323" w:rsidDel="007438F8">
          <w:rPr>
            <w:rFonts w:cs="Times New Roman"/>
            <w:szCs w:val="24"/>
          </w:rPr>
          <w:delText xml:space="preserve">unbeneficial </w:delText>
        </w:r>
      </w:del>
      <w:ins w:id="174" w:author="Author">
        <w:r w:rsidR="007438F8">
          <w:rPr>
            <w:rFonts w:cs="Times New Roman"/>
            <w:szCs w:val="24"/>
          </w:rPr>
          <w:t xml:space="preserve">unhelpful </w:t>
        </w:r>
      </w:ins>
      <w:r w:rsidR="003C3323">
        <w:rPr>
          <w:rFonts w:cs="Times New Roman"/>
          <w:szCs w:val="24"/>
        </w:rPr>
        <w:t>at this level</w:t>
      </w:r>
      <w:r w:rsidR="00333039">
        <w:rPr>
          <w:rFonts w:cs="Times New Roman"/>
          <w:szCs w:val="24"/>
        </w:rPr>
        <w:t xml:space="preserve">. </w:t>
      </w:r>
      <w:r w:rsidR="009A358C">
        <w:rPr>
          <w:rFonts w:cs="Times New Roman"/>
          <w:szCs w:val="24"/>
        </w:rPr>
        <w:t>For the capstone example to follow</w:t>
      </w:r>
      <w:ins w:id="175" w:author="Author">
        <w:r w:rsidR="005D79DC">
          <w:rPr>
            <w:rFonts w:cs="Times New Roman"/>
            <w:szCs w:val="24"/>
          </w:rPr>
          <w:t xml:space="preserve">, described </w:t>
        </w:r>
        <w:r w:rsidR="007438F8">
          <w:rPr>
            <w:rFonts w:cs="Times New Roman"/>
            <w:szCs w:val="24"/>
          </w:rPr>
          <w:t xml:space="preserve">immediately </w:t>
        </w:r>
        <w:r w:rsidR="005D79DC">
          <w:rPr>
            <w:rFonts w:cs="Times New Roman"/>
            <w:szCs w:val="24"/>
          </w:rPr>
          <w:t>below,</w:t>
        </w:r>
      </w:ins>
      <w:r w:rsidR="0006234D">
        <w:rPr>
          <w:rFonts w:cs="Times New Roman"/>
          <w:szCs w:val="24"/>
        </w:rPr>
        <w:t xml:space="preserve"> we use</w:t>
      </w:r>
      <w:del w:id="176" w:author="Author">
        <w:r w:rsidR="0006234D" w:rsidDel="00F23759">
          <w:rPr>
            <w:rFonts w:cs="Times New Roman"/>
            <w:szCs w:val="24"/>
          </w:rPr>
          <w:delText>d</w:delText>
        </w:r>
      </w:del>
      <w:r w:rsidR="0006234D">
        <w:rPr>
          <w:rFonts w:cs="Times New Roman"/>
          <w:szCs w:val="24"/>
        </w:rPr>
        <w:t xml:space="preserve"> JMP </w:t>
      </w:r>
      <w:r w:rsidR="006A7853">
        <w:rPr>
          <w:rFonts w:cs="Times New Roman"/>
          <w:szCs w:val="24"/>
        </w:rPr>
        <w:t>(</w:t>
      </w:r>
      <w:r w:rsidR="00890900">
        <w:rPr>
          <w:rFonts w:cs="Times New Roman"/>
          <w:szCs w:val="24"/>
        </w:rPr>
        <w:t>JMP, 2012</w:t>
      </w:r>
      <w:r w:rsidR="006A7853">
        <w:rPr>
          <w:rFonts w:cs="Times New Roman"/>
          <w:szCs w:val="24"/>
        </w:rPr>
        <w:t>)</w:t>
      </w:r>
      <w:r w:rsidR="00470820">
        <w:rPr>
          <w:rFonts w:cs="Times New Roman"/>
          <w:szCs w:val="24"/>
        </w:rPr>
        <w:t xml:space="preserve"> </w:t>
      </w:r>
      <w:r w:rsidR="0006234D">
        <w:rPr>
          <w:rFonts w:cs="Times New Roman"/>
          <w:szCs w:val="24"/>
        </w:rPr>
        <w:t>to analyze the data</w:t>
      </w:r>
      <w:r w:rsidR="009A358C">
        <w:rPr>
          <w:rFonts w:cs="Times New Roman"/>
          <w:szCs w:val="24"/>
        </w:rPr>
        <w:t xml:space="preserve"> and to present the results </w:t>
      </w:r>
      <w:del w:id="177" w:author="Author">
        <w:r w:rsidR="009A358C" w:rsidDel="00F23759">
          <w:rPr>
            <w:rFonts w:cs="Times New Roman"/>
            <w:szCs w:val="24"/>
          </w:rPr>
          <w:delText>for the</w:delText>
        </w:r>
      </w:del>
      <w:ins w:id="178" w:author="Author">
        <w:r w:rsidR="00F23759">
          <w:rPr>
            <w:rFonts w:cs="Times New Roman"/>
            <w:szCs w:val="24"/>
          </w:rPr>
          <w:t>from a</w:t>
        </w:r>
      </w:ins>
      <w:r w:rsidR="009A358C">
        <w:rPr>
          <w:rFonts w:cs="Times New Roman"/>
          <w:szCs w:val="24"/>
        </w:rPr>
        <w:t xml:space="preserve"> </w:t>
      </w:r>
      <w:r w:rsidR="00DB6D94">
        <w:rPr>
          <w:rFonts w:cs="Times New Roman"/>
          <w:szCs w:val="24"/>
        </w:rPr>
        <w:t>variance component</w:t>
      </w:r>
      <w:r w:rsidR="009A358C">
        <w:rPr>
          <w:rFonts w:cs="Times New Roman"/>
          <w:szCs w:val="24"/>
        </w:rPr>
        <w:t xml:space="preserve"> analysis.  </w:t>
      </w:r>
      <w:r w:rsidR="0006234D">
        <w:rPr>
          <w:rFonts w:cs="Times New Roman"/>
          <w:szCs w:val="24"/>
        </w:rPr>
        <w:t xml:space="preserve"> </w:t>
      </w:r>
      <w:r w:rsidR="00BA3467">
        <w:rPr>
          <w:rFonts w:cs="Times New Roman"/>
          <w:szCs w:val="24"/>
        </w:rPr>
        <w:t xml:space="preserve"> </w:t>
      </w:r>
    </w:p>
    <w:p w14:paraId="4C89BF13" w14:textId="77777777" w:rsidR="00837F3E" w:rsidRDefault="00837F3E" w:rsidP="00520F7D">
      <w:pPr>
        <w:spacing w:after="0" w:line="240" w:lineRule="auto"/>
        <w:contextualSpacing/>
        <w:rPr>
          <w:rFonts w:cs="Times New Roman"/>
          <w:szCs w:val="24"/>
        </w:rPr>
      </w:pPr>
    </w:p>
    <w:p w14:paraId="5B740C4D" w14:textId="37A8A4E4" w:rsidR="00BC5C13" w:rsidRDefault="00890243" w:rsidP="00520F7D">
      <w:pPr>
        <w:spacing w:after="0" w:line="240" w:lineRule="auto"/>
        <w:contextualSpacing/>
        <w:rPr>
          <w:rFonts w:cs="Times New Roman"/>
          <w:szCs w:val="24"/>
        </w:rPr>
      </w:pPr>
      <w:r w:rsidRPr="00717377">
        <w:rPr>
          <w:rFonts w:cs="Times New Roman"/>
          <w:szCs w:val="24"/>
        </w:rPr>
        <w:t xml:space="preserve">The </w:t>
      </w:r>
      <w:r w:rsidR="00842CB1">
        <w:rPr>
          <w:rFonts w:cs="Times New Roman"/>
          <w:szCs w:val="24"/>
        </w:rPr>
        <w:t>lecture</w:t>
      </w:r>
      <w:del w:id="179" w:author="Author">
        <w:r w:rsidR="00842CB1" w:rsidDel="00D23207">
          <w:rPr>
            <w:rFonts w:cs="Times New Roman"/>
            <w:szCs w:val="24"/>
          </w:rPr>
          <w:delText>s</w:delText>
        </w:r>
      </w:del>
      <w:r w:rsidR="00842CB1">
        <w:rPr>
          <w:rFonts w:cs="Times New Roman"/>
          <w:szCs w:val="24"/>
        </w:rPr>
        <w:t xml:space="preserve"> notes conclude with a </w:t>
      </w:r>
      <w:r w:rsidR="00810262">
        <w:rPr>
          <w:rFonts w:cs="Times New Roman"/>
          <w:szCs w:val="24"/>
        </w:rPr>
        <w:t xml:space="preserve">capstone </w:t>
      </w:r>
      <w:r w:rsidRPr="00717377">
        <w:rPr>
          <w:rFonts w:cs="Times New Roman"/>
          <w:szCs w:val="24"/>
        </w:rPr>
        <w:t xml:space="preserve">example </w:t>
      </w:r>
      <w:r w:rsidR="00842CB1">
        <w:rPr>
          <w:rFonts w:cs="Times New Roman"/>
          <w:szCs w:val="24"/>
        </w:rPr>
        <w:t xml:space="preserve">that is </w:t>
      </w:r>
      <w:r w:rsidR="00CB2515">
        <w:rPr>
          <w:rFonts w:cs="Times New Roman"/>
          <w:szCs w:val="24"/>
        </w:rPr>
        <w:t xml:space="preserve">a </w:t>
      </w:r>
      <w:r w:rsidR="00842CB1">
        <w:rPr>
          <w:rFonts w:cs="Times New Roman"/>
          <w:szCs w:val="24"/>
        </w:rPr>
        <w:t xml:space="preserve">designed </w:t>
      </w:r>
      <w:r w:rsidRPr="00717377">
        <w:rPr>
          <w:rFonts w:cs="Times New Roman"/>
          <w:szCs w:val="24"/>
        </w:rPr>
        <w:t xml:space="preserve">full factorial </w:t>
      </w:r>
      <w:r w:rsidR="00842CB1">
        <w:rPr>
          <w:rFonts w:cs="Times New Roman"/>
          <w:szCs w:val="24"/>
        </w:rPr>
        <w:t xml:space="preserve">experiment </w:t>
      </w:r>
      <w:r w:rsidR="00267371">
        <w:rPr>
          <w:rFonts w:cs="Times New Roman"/>
          <w:szCs w:val="24"/>
        </w:rPr>
        <w:t xml:space="preserve">performed to determine the </w:t>
      </w:r>
      <w:r w:rsidRPr="00717377">
        <w:rPr>
          <w:rFonts w:cs="Times New Roman"/>
          <w:szCs w:val="24"/>
        </w:rPr>
        <w:t xml:space="preserve">width of cereal boxes. </w:t>
      </w:r>
      <w:commentRangeStart w:id="180"/>
      <w:r w:rsidR="00EC6FD5">
        <w:rPr>
          <w:rFonts w:cs="Times New Roman"/>
          <w:szCs w:val="24"/>
        </w:rPr>
        <w:t>Based on the design and the number of replications</w:t>
      </w:r>
      <w:ins w:id="181" w:author="Author">
        <w:r w:rsidR="007438F8">
          <w:rPr>
            <w:rFonts w:cs="Times New Roman"/>
            <w:szCs w:val="24"/>
          </w:rPr>
          <w:t>,</w:t>
        </w:r>
      </w:ins>
      <w:r w:rsidR="00EC6FD5">
        <w:rPr>
          <w:rFonts w:cs="Times New Roman"/>
          <w:szCs w:val="24"/>
        </w:rPr>
        <w:t xml:space="preserve"> the</w:t>
      </w:r>
      <w:r w:rsidR="00F429A8">
        <w:rPr>
          <w:rFonts w:cs="Times New Roman"/>
          <w:szCs w:val="24"/>
        </w:rPr>
        <w:t xml:space="preserve"> estimable </w:t>
      </w:r>
      <w:r w:rsidRPr="00717377">
        <w:rPr>
          <w:rFonts w:cs="Times New Roman"/>
          <w:szCs w:val="24"/>
        </w:rPr>
        <w:t xml:space="preserve">sources of variability are the operator, the device, and </w:t>
      </w:r>
      <w:r w:rsidR="00EC6FD5">
        <w:rPr>
          <w:rFonts w:cs="Times New Roman"/>
          <w:szCs w:val="24"/>
        </w:rPr>
        <w:t xml:space="preserve">the </w:t>
      </w:r>
      <w:r w:rsidRPr="00717377">
        <w:rPr>
          <w:rFonts w:cs="Times New Roman"/>
          <w:szCs w:val="24"/>
        </w:rPr>
        <w:t xml:space="preserve">part-to-part variability. </w:t>
      </w:r>
      <w:r w:rsidR="003312CC">
        <w:rPr>
          <w:rFonts w:cs="Times New Roman"/>
          <w:szCs w:val="24"/>
        </w:rPr>
        <w:t xml:space="preserve">Specifically, the experiment utilizes three different operators, two different measurement devices and 10 distinct cereal boxes that serve as replications for each of the </w:t>
      </w:r>
      <w:r w:rsidR="003312CC">
        <w:rPr>
          <w:rFonts w:cs="Times New Roman"/>
          <w:szCs w:val="24"/>
        </w:rPr>
        <w:lastRenderedPageBreak/>
        <w:t>operator and device combinations.</w:t>
      </w:r>
      <w:commentRangeEnd w:id="180"/>
      <w:r w:rsidR="00F86D4E">
        <w:rPr>
          <w:rStyle w:val="CommentReference"/>
        </w:rPr>
        <w:commentReference w:id="180"/>
      </w:r>
      <w:r w:rsidR="003312CC">
        <w:rPr>
          <w:rFonts w:cs="Times New Roman"/>
          <w:szCs w:val="24"/>
        </w:rPr>
        <w:t xml:space="preserve"> </w:t>
      </w:r>
      <w:r w:rsidRPr="00717377">
        <w:rPr>
          <w:rFonts w:cs="Times New Roman"/>
          <w:szCs w:val="24"/>
        </w:rPr>
        <w:t>The e</w:t>
      </w:r>
      <w:r w:rsidR="001C6B35">
        <w:rPr>
          <w:rFonts w:cs="Times New Roman"/>
          <w:szCs w:val="24"/>
        </w:rPr>
        <w:t>xample details how the</w:t>
      </w:r>
      <w:r w:rsidRPr="00717377">
        <w:rPr>
          <w:rFonts w:cs="Times New Roman"/>
          <w:szCs w:val="24"/>
        </w:rPr>
        <w:t xml:space="preserve"> </w:t>
      </w:r>
      <w:r w:rsidR="00F429A8">
        <w:rPr>
          <w:rFonts w:cs="Times New Roman"/>
          <w:szCs w:val="24"/>
        </w:rPr>
        <w:t xml:space="preserve">data is collected and then asks the students to identify the factors that could contribute to measurement error </w:t>
      </w:r>
      <w:r w:rsidR="001C6B35">
        <w:rPr>
          <w:rFonts w:cs="Times New Roman"/>
          <w:szCs w:val="24"/>
        </w:rPr>
        <w:t xml:space="preserve">and </w:t>
      </w:r>
      <w:r w:rsidR="00F429A8">
        <w:rPr>
          <w:rFonts w:cs="Times New Roman"/>
          <w:szCs w:val="24"/>
        </w:rPr>
        <w:t xml:space="preserve">for which </w:t>
      </w:r>
      <w:r w:rsidR="00CB2515">
        <w:rPr>
          <w:rFonts w:cs="Times New Roman"/>
          <w:szCs w:val="24"/>
        </w:rPr>
        <w:t xml:space="preserve">of these factors </w:t>
      </w:r>
      <w:ins w:id="182" w:author="Author">
        <w:r w:rsidR="00CB1DBE">
          <w:rPr>
            <w:rFonts w:cs="Times New Roman"/>
            <w:szCs w:val="24"/>
          </w:rPr>
          <w:t xml:space="preserve">an associated level of </w:t>
        </w:r>
      </w:ins>
      <w:r w:rsidR="00F429A8">
        <w:rPr>
          <w:rFonts w:cs="Times New Roman"/>
          <w:szCs w:val="24"/>
        </w:rPr>
        <w:t xml:space="preserve">variability is estimable. </w:t>
      </w:r>
      <w:r w:rsidR="001C6B35">
        <w:rPr>
          <w:rFonts w:cs="Times New Roman"/>
          <w:szCs w:val="24"/>
        </w:rPr>
        <w:t xml:space="preserve">The lecture then details what measurements </w:t>
      </w:r>
      <w:r w:rsidR="00B25A44">
        <w:rPr>
          <w:rFonts w:cs="Times New Roman"/>
          <w:szCs w:val="24"/>
        </w:rPr>
        <w:t>can</w:t>
      </w:r>
      <w:r w:rsidR="001C6B35">
        <w:rPr>
          <w:rFonts w:cs="Times New Roman"/>
          <w:szCs w:val="24"/>
        </w:rPr>
        <w:t xml:space="preserve"> </w:t>
      </w:r>
      <w:r w:rsidR="00B25A44">
        <w:rPr>
          <w:rFonts w:cs="Times New Roman"/>
          <w:szCs w:val="24"/>
        </w:rPr>
        <w:t xml:space="preserve">be examined in order to </w:t>
      </w:r>
      <w:r w:rsidR="001C6B35">
        <w:rPr>
          <w:rFonts w:cs="Times New Roman"/>
          <w:szCs w:val="24"/>
        </w:rPr>
        <w:t>quantify the variability associated with the operator</w:t>
      </w:r>
      <w:ins w:id="183" w:author="Author">
        <w:r w:rsidR="007438F8">
          <w:rPr>
            <w:rFonts w:cs="Times New Roman"/>
            <w:szCs w:val="24"/>
          </w:rPr>
          <w:t>s</w:t>
        </w:r>
      </w:ins>
      <w:r w:rsidR="001C6B35">
        <w:rPr>
          <w:rFonts w:cs="Times New Roman"/>
          <w:szCs w:val="24"/>
        </w:rPr>
        <w:t xml:space="preserve">, </w:t>
      </w:r>
      <w:r w:rsidR="00CB2515">
        <w:rPr>
          <w:rFonts w:cs="Times New Roman"/>
          <w:szCs w:val="24"/>
        </w:rPr>
        <w:t>the device</w:t>
      </w:r>
      <w:ins w:id="184" w:author="Author">
        <w:r w:rsidR="007438F8">
          <w:rPr>
            <w:rFonts w:cs="Times New Roman"/>
            <w:szCs w:val="24"/>
          </w:rPr>
          <w:t>s</w:t>
        </w:r>
      </w:ins>
      <w:r w:rsidR="00CB2515">
        <w:rPr>
          <w:rFonts w:cs="Times New Roman"/>
          <w:szCs w:val="24"/>
        </w:rPr>
        <w:t xml:space="preserve"> and the </w:t>
      </w:r>
      <w:r w:rsidR="001C6B35">
        <w:rPr>
          <w:rFonts w:cs="Times New Roman"/>
          <w:szCs w:val="24"/>
        </w:rPr>
        <w:t>part</w:t>
      </w:r>
      <w:ins w:id="185" w:author="Author">
        <w:r w:rsidR="007438F8">
          <w:rPr>
            <w:rFonts w:cs="Times New Roman"/>
            <w:szCs w:val="24"/>
          </w:rPr>
          <w:t>s</w:t>
        </w:r>
      </w:ins>
      <w:r w:rsidR="001C6B35">
        <w:rPr>
          <w:rFonts w:cs="Times New Roman"/>
          <w:szCs w:val="24"/>
        </w:rPr>
        <w:t xml:space="preserve"> and </w:t>
      </w:r>
      <w:r w:rsidR="00CB2515">
        <w:rPr>
          <w:rFonts w:cs="Times New Roman"/>
          <w:szCs w:val="24"/>
        </w:rPr>
        <w:t xml:space="preserve">that some amount of variability remains unexplainable. </w:t>
      </w:r>
      <w:r w:rsidR="00B25A44">
        <w:rPr>
          <w:rFonts w:cs="Times New Roman"/>
          <w:szCs w:val="24"/>
        </w:rPr>
        <w:t>Variability from device is described as within, or variability among measurements made with the same device, and between as variability among measurements made with a different device. If A</w:t>
      </w:r>
      <w:r w:rsidR="0034615C">
        <w:rPr>
          <w:rFonts w:cs="Times New Roman"/>
          <w:szCs w:val="24"/>
        </w:rPr>
        <w:t>nalysis of Variance (A</w:t>
      </w:r>
      <w:r w:rsidR="00B25A44">
        <w:rPr>
          <w:rFonts w:cs="Times New Roman"/>
          <w:szCs w:val="24"/>
        </w:rPr>
        <w:t>NOVA</w:t>
      </w:r>
      <w:r w:rsidR="0034615C">
        <w:rPr>
          <w:rFonts w:cs="Times New Roman"/>
          <w:szCs w:val="24"/>
        </w:rPr>
        <w:t>)</w:t>
      </w:r>
      <w:r w:rsidR="00B25A44">
        <w:rPr>
          <w:rFonts w:cs="Times New Roman"/>
          <w:szCs w:val="24"/>
        </w:rPr>
        <w:t xml:space="preserve"> is a </w:t>
      </w:r>
      <w:del w:id="186" w:author="Author">
        <w:r w:rsidR="00B25A44" w:rsidDel="00D23207">
          <w:rPr>
            <w:rFonts w:cs="Times New Roman"/>
            <w:szCs w:val="24"/>
          </w:rPr>
          <w:delText xml:space="preserve">covered </w:delText>
        </w:r>
      </w:del>
      <w:r w:rsidR="00B25A44">
        <w:rPr>
          <w:rFonts w:cs="Times New Roman"/>
          <w:szCs w:val="24"/>
        </w:rPr>
        <w:t xml:space="preserve">topic </w:t>
      </w:r>
      <w:ins w:id="187" w:author="Author">
        <w:r w:rsidR="00D23207">
          <w:rPr>
            <w:rFonts w:cs="Times New Roman"/>
            <w:szCs w:val="24"/>
          </w:rPr>
          <w:t xml:space="preserve">covered </w:t>
        </w:r>
      </w:ins>
      <w:r w:rsidR="00B25A44">
        <w:rPr>
          <w:rFonts w:cs="Times New Roman"/>
          <w:szCs w:val="24"/>
        </w:rPr>
        <w:t>in the course, this discussion can reinforce or intro</w:t>
      </w:r>
      <w:r w:rsidR="00431859">
        <w:rPr>
          <w:rFonts w:cs="Times New Roman"/>
          <w:szCs w:val="24"/>
        </w:rPr>
        <w:t>duce concepts associated with this topic</w:t>
      </w:r>
      <w:r w:rsidR="00B25A44">
        <w:rPr>
          <w:rFonts w:cs="Times New Roman"/>
          <w:szCs w:val="24"/>
        </w:rPr>
        <w:t xml:space="preserve">. </w:t>
      </w:r>
      <w:commentRangeStart w:id="188"/>
      <w:del w:id="189" w:author="Author">
        <w:r w:rsidR="00B25A44" w:rsidDel="004D564B">
          <w:rPr>
            <w:rFonts w:cs="Times New Roman"/>
            <w:szCs w:val="24"/>
          </w:rPr>
          <w:delText>For each factor, with the exception of wit</w:delText>
        </w:r>
        <w:r w:rsidR="00486615" w:rsidDel="004D564B">
          <w:rPr>
            <w:rFonts w:cs="Times New Roman"/>
            <w:szCs w:val="24"/>
          </w:rPr>
          <w:delText xml:space="preserve">hin device, the measurements </w:delText>
        </w:r>
        <w:r w:rsidR="00B25A44" w:rsidDel="004D564B">
          <w:rPr>
            <w:rFonts w:cs="Times New Roman"/>
            <w:szCs w:val="24"/>
          </w:rPr>
          <w:delText>examine</w:delText>
        </w:r>
        <w:r w:rsidR="00486615" w:rsidDel="004D564B">
          <w:rPr>
            <w:rFonts w:cs="Times New Roman"/>
            <w:szCs w:val="24"/>
          </w:rPr>
          <w:delText>d</w:delText>
        </w:r>
        <w:r w:rsidR="00B25A44" w:rsidDel="004D564B">
          <w:rPr>
            <w:rFonts w:cs="Times New Roman"/>
            <w:szCs w:val="24"/>
          </w:rPr>
          <w:delText xml:space="preserve"> to quantify the associated variability are those in which all other factors are held constant and the factor of interest is allowed to vary. </w:delText>
        </w:r>
        <w:r w:rsidR="00486615" w:rsidDel="004D564B">
          <w:rPr>
            <w:rFonts w:cs="Times New Roman"/>
            <w:szCs w:val="24"/>
          </w:rPr>
          <w:delText xml:space="preserve">This is explicitly stated for each </w:delText>
        </w:r>
        <w:r w:rsidR="00431859" w:rsidDel="004D564B">
          <w:rPr>
            <w:rFonts w:cs="Times New Roman"/>
            <w:szCs w:val="24"/>
          </w:rPr>
          <w:delText>source</w:delText>
        </w:r>
        <w:r w:rsidR="00486615" w:rsidDel="004D564B">
          <w:rPr>
            <w:rFonts w:cs="Times New Roman"/>
            <w:szCs w:val="24"/>
          </w:rPr>
          <w:delText xml:space="preserve"> of variability. The </w:delText>
        </w:r>
        <w:r w:rsidR="0038608A" w:rsidDel="004D564B">
          <w:rPr>
            <w:rFonts w:cs="Times New Roman"/>
            <w:szCs w:val="24"/>
          </w:rPr>
          <w:delText>remaining</w:delText>
        </w:r>
        <w:r w:rsidR="00431859" w:rsidDel="004D564B">
          <w:rPr>
            <w:rFonts w:cs="Times New Roman"/>
            <w:szCs w:val="24"/>
          </w:rPr>
          <w:delText>,</w:delText>
        </w:r>
        <w:r w:rsidR="00486615" w:rsidDel="004D564B">
          <w:rPr>
            <w:rFonts w:cs="Times New Roman"/>
            <w:szCs w:val="24"/>
          </w:rPr>
          <w:delText xml:space="preserve"> </w:delText>
        </w:r>
        <w:r w:rsidR="0038608A" w:rsidDel="004D564B">
          <w:rPr>
            <w:rFonts w:cs="Times New Roman"/>
            <w:szCs w:val="24"/>
          </w:rPr>
          <w:delText>so-called</w:delText>
        </w:r>
        <w:r w:rsidR="00486615" w:rsidDel="004D564B">
          <w:rPr>
            <w:rFonts w:cs="Times New Roman"/>
            <w:szCs w:val="24"/>
          </w:rPr>
          <w:delText xml:space="preserve"> </w:delText>
        </w:r>
        <w:r w:rsidR="00486615" w:rsidRPr="0038608A" w:rsidDel="004D564B">
          <w:rPr>
            <w:rFonts w:cs="Times New Roman"/>
            <w:i/>
            <w:szCs w:val="24"/>
          </w:rPr>
          <w:delText>error category</w:delText>
        </w:r>
        <w:r w:rsidR="00486615" w:rsidDel="004D564B">
          <w:rPr>
            <w:rFonts w:cs="Times New Roman"/>
            <w:szCs w:val="24"/>
          </w:rPr>
          <w:delText xml:space="preserve"> is defined as the </w:delText>
        </w:r>
        <w:r w:rsidR="0038608A" w:rsidDel="004D564B">
          <w:rPr>
            <w:rFonts w:cs="Times New Roman"/>
            <w:szCs w:val="24"/>
          </w:rPr>
          <w:delText xml:space="preserve">collection of sources of variation that have not </w:delText>
        </w:r>
        <w:r w:rsidR="00B27178" w:rsidDel="004D564B">
          <w:rPr>
            <w:rFonts w:cs="Times New Roman"/>
            <w:szCs w:val="24"/>
          </w:rPr>
          <w:delText xml:space="preserve">been </w:delText>
        </w:r>
        <w:r w:rsidR="0038608A" w:rsidDel="004D564B">
          <w:rPr>
            <w:rFonts w:cs="Times New Roman"/>
            <w:szCs w:val="24"/>
          </w:rPr>
          <w:delText>considered</w:delText>
        </w:r>
        <w:r w:rsidR="00486615" w:rsidDel="004D564B">
          <w:rPr>
            <w:rFonts w:cs="Times New Roman"/>
            <w:szCs w:val="24"/>
          </w:rPr>
          <w:delText xml:space="preserve"> </w:delText>
        </w:r>
        <w:r w:rsidR="0038608A" w:rsidDel="004D564B">
          <w:rPr>
            <w:rFonts w:cs="Times New Roman"/>
            <w:szCs w:val="24"/>
          </w:rPr>
          <w:delText xml:space="preserve">in the experimental design </w:delText>
        </w:r>
        <w:r w:rsidR="00486615" w:rsidDel="004D564B">
          <w:rPr>
            <w:rFonts w:cs="Times New Roman"/>
            <w:szCs w:val="24"/>
          </w:rPr>
          <w:delText xml:space="preserve">or </w:delText>
        </w:r>
        <w:r w:rsidR="00B27178" w:rsidDel="004D564B">
          <w:rPr>
            <w:rFonts w:cs="Times New Roman"/>
            <w:szCs w:val="24"/>
          </w:rPr>
          <w:delText xml:space="preserve">for which we </w:delText>
        </w:r>
        <w:r w:rsidR="00486615" w:rsidDel="004D564B">
          <w:rPr>
            <w:rFonts w:cs="Times New Roman"/>
            <w:szCs w:val="24"/>
          </w:rPr>
          <w:delText>are not able to estimate variability</w:delText>
        </w:r>
        <w:r w:rsidR="00486615" w:rsidDel="00245F94">
          <w:rPr>
            <w:rFonts w:cs="Times New Roman"/>
            <w:szCs w:val="24"/>
          </w:rPr>
          <w:delText xml:space="preserve"> from</w:delText>
        </w:r>
        <w:r w:rsidR="00486615" w:rsidDel="004D564B">
          <w:rPr>
            <w:rFonts w:cs="Times New Roman"/>
            <w:szCs w:val="24"/>
          </w:rPr>
          <w:delText xml:space="preserve">. This is quantified through repeated measurements where all </w:delText>
        </w:r>
        <w:r w:rsidR="00431859" w:rsidDel="004D564B">
          <w:rPr>
            <w:rFonts w:cs="Times New Roman"/>
            <w:szCs w:val="24"/>
          </w:rPr>
          <w:delText xml:space="preserve">other </w:delText>
        </w:r>
        <w:r w:rsidR="00486615" w:rsidDel="004D564B">
          <w:rPr>
            <w:rFonts w:cs="Times New Roman"/>
            <w:szCs w:val="24"/>
          </w:rPr>
          <w:delText xml:space="preserve">factors are held constant. </w:delText>
        </w:r>
      </w:del>
      <w:commentRangeEnd w:id="188"/>
      <w:r w:rsidR="004D564B">
        <w:rPr>
          <w:rStyle w:val="CommentReference"/>
        </w:rPr>
        <w:commentReference w:id="188"/>
      </w:r>
      <w:r w:rsidR="00724744">
        <w:rPr>
          <w:rFonts w:cs="Times New Roman"/>
          <w:szCs w:val="24"/>
        </w:rPr>
        <w:t>A</w:t>
      </w:r>
      <w:r w:rsidR="00486615">
        <w:rPr>
          <w:rFonts w:cs="Times New Roman"/>
          <w:szCs w:val="24"/>
        </w:rPr>
        <w:t xml:space="preserve"> pie chart of a decomposit</w:t>
      </w:r>
      <w:r w:rsidR="00431859">
        <w:rPr>
          <w:rFonts w:cs="Times New Roman"/>
          <w:szCs w:val="24"/>
        </w:rPr>
        <w:t xml:space="preserve">ion of the variability </w:t>
      </w:r>
      <w:r w:rsidR="00486615">
        <w:rPr>
          <w:rFonts w:cs="Times New Roman"/>
          <w:szCs w:val="24"/>
        </w:rPr>
        <w:t>is presented. Students are ask</w:t>
      </w:r>
      <w:r w:rsidR="00F50A4C">
        <w:rPr>
          <w:rFonts w:cs="Times New Roman"/>
          <w:szCs w:val="24"/>
        </w:rPr>
        <w:t>ed</w:t>
      </w:r>
      <w:r w:rsidR="00486615">
        <w:rPr>
          <w:rFonts w:cs="Times New Roman"/>
          <w:szCs w:val="24"/>
        </w:rPr>
        <w:t xml:space="preserve"> questions</w:t>
      </w:r>
      <w:r w:rsidR="00053C61">
        <w:rPr>
          <w:rFonts w:cs="Times New Roman"/>
          <w:szCs w:val="24"/>
        </w:rPr>
        <w:t xml:space="preserve"> related to the chart</w:t>
      </w:r>
      <w:r w:rsidR="00486615">
        <w:rPr>
          <w:rFonts w:cs="Times New Roman"/>
          <w:szCs w:val="24"/>
        </w:rPr>
        <w:t xml:space="preserve">, such as, should </w:t>
      </w:r>
      <w:r w:rsidR="00BC5C13">
        <w:rPr>
          <w:rFonts w:cs="Times New Roman"/>
          <w:szCs w:val="24"/>
        </w:rPr>
        <w:t xml:space="preserve">the company use </w:t>
      </w:r>
      <w:r w:rsidR="00486615">
        <w:rPr>
          <w:rFonts w:cs="Times New Roman"/>
          <w:szCs w:val="24"/>
        </w:rPr>
        <w:t xml:space="preserve">only one </w:t>
      </w:r>
      <w:r w:rsidR="00BC5C13">
        <w:rPr>
          <w:rFonts w:cs="Times New Roman"/>
          <w:szCs w:val="24"/>
        </w:rPr>
        <w:t xml:space="preserve">operator and/or only one </w:t>
      </w:r>
      <w:r w:rsidR="00486615">
        <w:rPr>
          <w:rFonts w:cs="Times New Roman"/>
          <w:szCs w:val="24"/>
        </w:rPr>
        <w:t>measuring device</w:t>
      </w:r>
      <w:r w:rsidR="00BC5C13">
        <w:rPr>
          <w:rFonts w:cs="Times New Roman"/>
          <w:szCs w:val="24"/>
        </w:rPr>
        <w:t>?</w:t>
      </w:r>
      <w:r w:rsidR="00486615">
        <w:rPr>
          <w:rFonts w:cs="Times New Roman"/>
          <w:szCs w:val="24"/>
        </w:rPr>
        <w:t xml:space="preserve"> </w:t>
      </w:r>
      <w:r w:rsidR="00BC5C13">
        <w:rPr>
          <w:rFonts w:cs="Times New Roman"/>
          <w:szCs w:val="24"/>
        </w:rPr>
        <w:t>I</w:t>
      </w:r>
      <w:r w:rsidR="00486615">
        <w:rPr>
          <w:rFonts w:cs="Times New Roman"/>
          <w:szCs w:val="24"/>
        </w:rPr>
        <w:t xml:space="preserve">f </w:t>
      </w:r>
      <w:r w:rsidR="00BC5C13">
        <w:rPr>
          <w:rFonts w:cs="Times New Roman"/>
          <w:szCs w:val="24"/>
        </w:rPr>
        <w:t xml:space="preserve">only one thing could be improved in the entire measurement process, </w:t>
      </w:r>
      <w:r w:rsidR="00486615">
        <w:rPr>
          <w:rFonts w:cs="Times New Roman"/>
          <w:szCs w:val="24"/>
        </w:rPr>
        <w:t xml:space="preserve">what </w:t>
      </w:r>
      <w:r w:rsidR="00BC5C13">
        <w:rPr>
          <w:rFonts w:cs="Times New Roman"/>
          <w:szCs w:val="24"/>
        </w:rPr>
        <w:t>sh</w:t>
      </w:r>
      <w:r w:rsidR="00486615">
        <w:rPr>
          <w:rFonts w:cs="Times New Roman"/>
          <w:szCs w:val="24"/>
        </w:rPr>
        <w:t xml:space="preserve">ould </w:t>
      </w:r>
      <w:r w:rsidR="00BC5C13">
        <w:rPr>
          <w:rFonts w:cs="Times New Roman"/>
          <w:szCs w:val="24"/>
        </w:rPr>
        <w:t>this</w:t>
      </w:r>
      <w:r w:rsidR="00486615">
        <w:rPr>
          <w:rFonts w:cs="Times New Roman"/>
          <w:szCs w:val="24"/>
        </w:rPr>
        <w:t xml:space="preserve"> be?</w:t>
      </w:r>
      <w:r w:rsidR="00724744">
        <w:rPr>
          <w:rFonts w:cs="Times New Roman"/>
          <w:szCs w:val="24"/>
        </w:rPr>
        <w:t xml:space="preserve"> </w:t>
      </w:r>
    </w:p>
    <w:p w14:paraId="0E08BBFE" w14:textId="77777777" w:rsidR="00697186" w:rsidRDefault="00697186" w:rsidP="00520F7D">
      <w:pPr>
        <w:spacing w:after="0" w:line="240" w:lineRule="auto"/>
        <w:contextualSpacing/>
        <w:rPr>
          <w:rFonts w:cs="Times New Roman"/>
          <w:szCs w:val="24"/>
        </w:rPr>
      </w:pPr>
    </w:p>
    <w:p w14:paraId="0020C6D6" w14:textId="2BFA7341" w:rsidR="00486615" w:rsidRDefault="00BC5C13" w:rsidP="00520F7D">
      <w:pPr>
        <w:spacing w:after="0" w:line="240" w:lineRule="auto"/>
        <w:contextualSpacing/>
        <w:rPr>
          <w:rFonts w:cs="Times New Roman"/>
          <w:szCs w:val="24"/>
        </w:rPr>
      </w:pPr>
      <w:r>
        <w:rPr>
          <w:rFonts w:cs="Times New Roman"/>
          <w:szCs w:val="24"/>
        </w:rPr>
        <w:t>The lecture concludes with restating</w:t>
      </w:r>
      <w:r w:rsidR="00724744">
        <w:rPr>
          <w:rFonts w:cs="Times New Roman"/>
          <w:szCs w:val="24"/>
        </w:rPr>
        <w:t xml:space="preserve"> the learning objectives </w:t>
      </w:r>
      <w:r>
        <w:rPr>
          <w:rFonts w:cs="Times New Roman"/>
          <w:szCs w:val="24"/>
        </w:rPr>
        <w:t>from</w:t>
      </w:r>
      <w:r w:rsidR="00724744">
        <w:rPr>
          <w:rFonts w:cs="Times New Roman"/>
          <w:szCs w:val="24"/>
        </w:rPr>
        <w:t xml:space="preserve"> the beginning of the first lecture </w:t>
      </w:r>
      <w:r>
        <w:rPr>
          <w:rFonts w:cs="Times New Roman"/>
          <w:szCs w:val="24"/>
        </w:rPr>
        <w:t>and relating these objectives to the capstone</w:t>
      </w:r>
      <w:r w:rsidR="00724744">
        <w:rPr>
          <w:rFonts w:cs="Times New Roman"/>
          <w:szCs w:val="24"/>
        </w:rPr>
        <w:t xml:space="preserve"> ex</w:t>
      </w:r>
      <w:r>
        <w:rPr>
          <w:rFonts w:cs="Times New Roman"/>
          <w:szCs w:val="24"/>
        </w:rPr>
        <w:t>ample</w:t>
      </w:r>
      <w:r w:rsidR="00724744">
        <w:rPr>
          <w:rFonts w:cs="Times New Roman"/>
          <w:szCs w:val="24"/>
        </w:rPr>
        <w:t>.  For example, students are asked if there would still be measurement error if more sophisticated measuring devices had been used and how measurement error affected the design of the experiment.</w:t>
      </w:r>
      <w:r w:rsidR="00697186">
        <w:rPr>
          <w:rFonts w:cs="Times New Roman"/>
          <w:szCs w:val="24"/>
        </w:rPr>
        <w:t xml:space="preserve"> </w:t>
      </w:r>
      <w:r w:rsidR="00250F8E">
        <w:rPr>
          <w:rFonts w:cs="Times New Roman"/>
          <w:szCs w:val="24"/>
        </w:rPr>
        <w:t>We discuss</w:t>
      </w:r>
      <w:r w:rsidR="00B6076F">
        <w:rPr>
          <w:rFonts w:cs="Times New Roman"/>
          <w:szCs w:val="24"/>
        </w:rPr>
        <w:t xml:space="preserve"> that failure </w:t>
      </w:r>
      <w:r w:rsidR="00BD052A">
        <w:rPr>
          <w:rFonts w:cs="Times New Roman"/>
          <w:szCs w:val="24"/>
        </w:rPr>
        <w:t>to accurately account for measureme</w:t>
      </w:r>
      <w:r w:rsidR="006B760D">
        <w:rPr>
          <w:rFonts w:cs="Times New Roman"/>
          <w:szCs w:val="24"/>
        </w:rPr>
        <w:t>nt error leads to a decrease in knowledge about the true value of the</w:t>
      </w:r>
      <w:r w:rsidR="00BD052A">
        <w:rPr>
          <w:rFonts w:cs="Times New Roman"/>
          <w:szCs w:val="24"/>
        </w:rPr>
        <w:t xml:space="preserve"> </w:t>
      </w:r>
      <w:proofErr w:type="spellStart"/>
      <w:r w:rsidR="00BD052A">
        <w:rPr>
          <w:rFonts w:cs="Times New Roman"/>
          <w:szCs w:val="24"/>
        </w:rPr>
        <w:t>measurand</w:t>
      </w:r>
      <w:proofErr w:type="spellEnd"/>
      <w:r w:rsidR="006B760D">
        <w:rPr>
          <w:rFonts w:cs="Times New Roman"/>
          <w:szCs w:val="24"/>
        </w:rPr>
        <w:t xml:space="preserve"> and for illustration provide an</w:t>
      </w:r>
      <w:r w:rsidR="00BD052A">
        <w:rPr>
          <w:rFonts w:cs="Times New Roman"/>
          <w:szCs w:val="24"/>
        </w:rPr>
        <w:t xml:space="preserve"> example of a poorly designed experiment </w:t>
      </w:r>
      <w:r w:rsidR="006B760D">
        <w:rPr>
          <w:rFonts w:cs="Times New Roman"/>
          <w:szCs w:val="24"/>
        </w:rPr>
        <w:t>that does not allow</w:t>
      </w:r>
      <w:r w:rsidR="00B6076F">
        <w:rPr>
          <w:rFonts w:cs="Times New Roman"/>
          <w:szCs w:val="24"/>
        </w:rPr>
        <w:t xml:space="preserve"> </w:t>
      </w:r>
      <w:r w:rsidR="006B760D">
        <w:rPr>
          <w:rFonts w:cs="Times New Roman"/>
          <w:szCs w:val="24"/>
        </w:rPr>
        <w:t xml:space="preserve">any of the potential sources of </w:t>
      </w:r>
      <w:r w:rsidR="00B6076F">
        <w:rPr>
          <w:rFonts w:cs="Times New Roman"/>
          <w:szCs w:val="24"/>
        </w:rPr>
        <w:t xml:space="preserve">measurement </w:t>
      </w:r>
      <w:ins w:id="190" w:author="Author">
        <w:r w:rsidR="00245F94">
          <w:rPr>
            <w:rFonts w:cs="Times New Roman"/>
            <w:szCs w:val="24"/>
          </w:rPr>
          <w:t xml:space="preserve">error </w:t>
        </w:r>
      </w:ins>
      <w:r w:rsidR="006B760D">
        <w:rPr>
          <w:rFonts w:cs="Times New Roman"/>
          <w:szCs w:val="24"/>
        </w:rPr>
        <w:t xml:space="preserve">to be </w:t>
      </w:r>
      <w:r w:rsidR="00B6076F">
        <w:rPr>
          <w:rFonts w:cs="Times New Roman"/>
          <w:szCs w:val="24"/>
        </w:rPr>
        <w:t>estima</w:t>
      </w:r>
      <w:r w:rsidR="006B760D">
        <w:rPr>
          <w:rFonts w:cs="Times New Roman"/>
          <w:szCs w:val="24"/>
        </w:rPr>
        <w:t>ted.</w:t>
      </w:r>
      <w:r w:rsidR="00B6076F">
        <w:rPr>
          <w:rFonts w:cs="Times New Roman"/>
          <w:szCs w:val="24"/>
        </w:rPr>
        <w:t xml:space="preserve"> </w:t>
      </w:r>
      <w:r w:rsidR="006B760D">
        <w:rPr>
          <w:rFonts w:cs="Times New Roman"/>
          <w:szCs w:val="24"/>
        </w:rPr>
        <w:t>As a final task, s</w:t>
      </w:r>
      <w:r w:rsidR="00BD052A">
        <w:rPr>
          <w:rFonts w:cs="Times New Roman"/>
          <w:szCs w:val="24"/>
        </w:rPr>
        <w:t xml:space="preserve">tudents are </w:t>
      </w:r>
      <w:r w:rsidR="006B760D">
        <w:rPr>
          <w:rFonts w:cs="Times New Roman"/>
          <w:szCs w:val="24"/>
        </w:rPr>
        <w:t>encouraged to discuss how the experi</w:t>
      </w:r>
      <w:r w:rsidR="0091340D">
        <w:rPr>
          <w:rFonts w:cs="Times New Roman"/>
          <w:szCs w:val="24"/>
        </w:rPr>
        <w:t>mental design could be improved</w:t>
      </w:r>
      <w:r w:rsidR="00615FA8">
        <w:rPr>
          <w:rFonts w:cs="Times New Roman"/>
          <w:szCs w:val="24"/>
        </w:rPr>
        <w:t xml:space="preserve"> with the purpose of learning more about the measurement error</w:t>
      </w:r>
      <w:r w:rsidR="00BD052A">
        <w:rPr>
          <w:rFonts w:cs="Times New Roman"/>
          <w:szCs w:val="24"/>
        </w:rPr>
        <w:t xml:space="preserve">.  </w:t>
      </w:r>
    </w:p>
    <w:p w14:paraId="04789EC4" w14:textId="77777777" w:rsidR="00C46E52" w:rsidRDefault="00C46E52" w:rsidP="00520F7D">
      <w:pPr>
        <w:spacing w:after="0" w:line="240" w:lineRule="auto"/>
        <w:contextualSpacing/>
        <w:rPr>
          <w:rFonts w:cs="Times New Roman"/>
          <w:szCs w:val="24"/>
        </w:rPr>
      </w:pPr>
    </w:p>
    <w:p w14:paraId="226F8053" w14:textId="77777777" w:rsidR="00B61B09" w:rsidRDefault="00534566" w:rsidP="00520F7D">
      <w:pPr>
        <w:spacing w:after="0" w:line="240" w:lineRule="auto"/>
        <w:contextualSpacing/>
        <w:rPr>
          <w:rFonts w:cs="Times New Roman"/>
          <w:b/>
          <w:sz w:val="26"/>
          <w:szCs w:val="26"/>
        </w:rPr>
      </w:pPr>
      <w:r>
        <w:rPr>
          <w:rFonts w:cs="Times New Roman"/>
          <w:b/>
          <w:sz w:val="26"/>
          <w:szCs w:val="26"/>
        </w:rPr>
        <w:t>4.4</w:t>
      </w:r>
      <w:r w:rsidR="00B61B09" w:rsidRPr="00B61B09">
        <w:rPr>
          <w:rFonts w:cs="Times New Roman"/>
          <w:b/>
          <w:sz w:val="26"/>
          <w:szCs w:val="26"/>
        </w:rPr>
        <w:t xml:space="preserve"> Group Activity 2</w:t>
      </w:r>
      <w:r w:rsidR="005C05B4">
        <w:rPr>
          <w:rFonts w:cs="Times New Roman"/>
          <w:b/>
          <w:sz w:val="26"/>
          <w:szCs w:val="26"/>
        </w:rPr>
        <w:t>:</w:t>
      </w:r>
      <w:r w:rsidR="005C05B4" w:rsidRPr="005C05B4">
        <w:rPr>
          <w:rFonts w:cs="Times New Roman"/>
          <w:b/>
          <w:sz w:val="26"/>
          <w:szCs w:val="26"/>
        </w:rPr>
        <w:t xml:space="preserve"> </w:t>
      </w:r>
      <w:r w:rsidR="005C05B4">
        <w:rPr>
          <w:rFonts w:cs="Times New Roman"/>
          <w:b/>
          <w:sz w:val="26"/>
          <w:szCs w:val="26"/>
        </w:rPr>
        <w:t>Measurement Error with Multiple Observations</w:t>
      </w:r>
    </w:p>
    <w:p w14:paraId="2A9ABE11" w14:textId="77777777" w:rsidR="00837F3E" w:rsidRDefault="00837F3E" w:rsidP="00520F7D">
      <w:pPr>
        <w:spacing w:after="0" w:line="240" w:lineRule="auto"/>
        <w:contextualSpacing/>
        <w:rPr>
          <w:rFonts w:cs="Times New Roman"/>
          <w:b/>
          <w:sz w:val="26"/>
          <w:szCs w:val="26"/>
        </w:rPr>
      </w:pPr>
    </w:p>
    <w:p w14:paraId="0D7A5188" w14:textId="77777777" w:rsidR="00697186" w:rsidRDefault="00EF36A3" w:rsidP="00520F7D">
      <w:pPr>
        <w:spacing w:after="0" w:line="240" w:lineRule="auto"/>
        <w:contextualSpacing/>
        <w:rPr>
          <w:rFonts w:cs="Times New Roman"/>
          <w:szCs w:val="24"/>
        </w:rPr>
      </w:pPr>
      <w:r>
        <w:rPr>
          <w:rFonts w:cs="Times New Roman"/>
          <w:szCs w:val="24"/>
        </w:rPr>
        <w:t xml:space="preserve">A group activity was developed to reiterate the main concepts presented in the second lecture. The specific learning objectives of the activity are for students to (1) </w:t>
      </w:r>
      <w:r w:rsidR="00D84B4E">
        <w:rPr>
          <w:rFonts w:cs="Times New Roman"/>
          <w:szCs w:val="24"/>
        </w:rPr>
        <w:t>understand that measurement error affects experimental design</w:t>
      </w:r>
      <w:r>
        <w:rPr>
          <w:rFonts w:cs="Times New Roman"/>
          <w:szCs w:val="24"/>
        </w:rPr>
        <w:t xml:space="preserve">, (2) </w:t>
      </w:r>
      <w:r w:rsidR="00D84B4E">
        <w:rPr>
          <w:rFonts w:cs="Times New Roman"/>
          <w:szCs w:val="24"/>
        </w:rPr>
        <w:t>identify potential factors that contribute to the overall measurement error</w:t>
      </w:r>
      <w:r>
        <w:rPr>
          <w:rFonts w:cs="Times New Roman"/>
          <w:szCs w:val="24"/>
        </w:rPr>
        <w:t xml:space="preserve">, (3) </w:t>
      </w:r>
      <w:r w:rsidR="00D84B4E">
        <w:rPr>
          <w:rFonts w:cs="Times New Roman"/>
          <w:szCs w:val="24"/>
        </w:rPr>
        <w:t>understand that the overall variability can be partitioned into the variability from different sources and under what experimental settings variance components can be estimated</w:t>
      </w:r>
      <w:r>
        <w:rPr>
          <w:rFonts w:cs="Times New Roman"/>
          <w:szCs w:val="24"/>
        </w:rPr>
        <w:t xml:space="preserve">, and (4) </w:t>
      </w:r>
      <w:r w:rsidR="00D84B4E">
        <w:rPr>
          <w:rFonts w:cs="Times New Roman"/>
          <w:szCs w:val="24"/>
        </w:rPr>
        <w:t xml:space="preserve">recognize </w:t>
      </w:r>
      <w:r w:rsidR="00347A2D">
        <w:rPr>
          <w:rFonts w:cs="Times New Roman"/>
          <w:szCs w:val="24"/>
        </w:rPr>
        <w:t xml:space="preserve">that </w:t>
      </w:r>
      <w:r w:rsidR="002E3E28">
        <w:rPr>
          <w:rFonts w:cs="Times New Roman"/>
          <w:szCs w:val="24"/>
        </w:rPr>
        <w:t>some amount of variability will always remain</w:t>
      </w:r>
      <w:r w:rsidR="00D84B4E">
        <w:rPr>
          <w:rFonts w:cs="Times New Roman"/>
          <w:szCs w:val="24"/>
        </w:rPr>
        <w:t xml:space="preserve"> unexplained</w:t>
      </w:r>
      <w:r w:rsidR="00E90684">
        <w:rPr>
          <w:rFonts w:cs="Times New Roman"/>
          <w:szCs w:val="24"/>
        </w:rPr>
        <w:t xml:space="preserve">. </w:t>
      </w:r>
    </w:p>
    <w:p w14:paraId="289684D8" w14:textId="0FF66872" w:rsidR="00C7392C" w:rsidRDefault="005046D6" w:rsidP="00520F7D">
      <w:pPr>
        <w:spacing w:after="0" w:line="240" w:lineRule="auto"/>
        <w:contextualSpacing/>
        <w:rPr>
          <w:rFonts w:cs="Times New Roman"/>
          <w:szCs w:val="24"/>
        </w:rPr>
      </w:pPr>
      <w:r>
        <w:rPr>
          <w:rFonts w:cs="Times New Roman"/>
          <w:szCs w:val="24"/>
        </w:rPr>
        <w:br/>
        <w:t>For this activity</w:t>
      </w:r>
      <w:ins w:id="191" w:author="Dr. Michelle Everson" w:date="2013-11-17T09:55:00Z">
        <w:r w:rsidR="003101B3">
          <w:rPr>
            <w:rFonts w:cs="Times New Roman"/>
            <w:szCs w:val="24"/>
          </w:rPr>
          <w:t>,</w:t>
        </w:r>
      </w:ins>
      <w:r>
        <w:rPr>
          <w:rFonts w:cs="Times New Roman"/>
          <w:szCs w:val="24"/>
        </w:rPr>
        <w:t xml:space="preserve"> we borrowed the </w:t>
      </w:r>
      <w:r w:rsidR="00347A2D">
        <w:rPr>
          <w:rFonts w:cs="Times New Roman"/>
          <w:szCs w:val="24"/>
        </w:rPr>
        <w:t xml:space="preserve">approach of </w:t>
      </w:r>
      <w:proofErr w:type="spellStart"/>
      <w:r w:rsidR="00347A2D">
        <w:rPr>
          <w:rFonts w:cs="Times New Roman"/>
          <w:szCs w:val="24"/>
        </w:rPr>
        <w:t>Pillay</w:t>
      </w:r>
      <w:proofErr w:type="spellEnd"/>
      <w:r w:rsidR="00347A2D">
        <w:rPr>
          <w:rFonts w:cs="Times New Roman"/>
          <w:szCs w:val="24"/>
        </w:rPr>
        <w:t xml:space="preserve"> et al. (2008) who asked students to obtain measurements of time and of distance. Specifically, we adapted the </w:t>
      </w:r>
      <w:proofErr w:type="spellStart"/>
      <w:r w:rsidR="00347A2D">
        <w:rPr>
          <w:rFonts w:cs="Times New Roman"/>
          <w:szCs w:val="24"/>
        </w:rPr>
        <w:t>measurands</w:t>
      </w:r>
      <w:proofErr w:type="spellEnd"/>
      <w:r w:rsidR="00347A2D">
        <w:rPr>
          <w:rFonts w:cs="Times New Roman"/>
          <w:szCs w:val="24"/>
        </w:rPr>
        <w:t xml:space="preserve"> to </w:t>
      </w:r>
      <w:r w:rsidR="00962D24">
        <w:rPr>
          <w:rFonts w:cs="Times New Roman"/>
          <w:szCs w:val="24"/>
        </w:rPr>
        <w:t xml:space="preserve">the distance and length of travel time by car between </w:t>
      </w:r>
      <w:r w:rsidR="00E42E85">
        <w:rPr>
          <w:rFonts w:cs="Times New Roman"/>
          <w:szCs w:val="24"/>
        </w:rPr>
        <w:t xml:space="preserve">Landmark 1 and Landmark 2.  </w:t>
      </w:r>
      <w:r w:rsidR="00962D24">
        <w:rPr>
          <w:rFonts w:cs="Times New Roman"/>
          <w:szCs w:val="24"/>
        </w:rPr>
        <w:t xml:space="preserve">This exercise can be easily modified to incorporate two landmarks relative to students at a different university. </w:t>
      </w:r>
      <w:r w:rsidR="006F4E84">
        <w:rPr>
          <w:rFonts w:cs="Times New Roman"/>
          <w:szCs w:val="24"/>
        </w:rPr>
        <w:t xml:space="preserve">The </w:t>
      </w:r>
      <w:proofErr w:type="gramStart"/>
      <w:r w:rsidR="006F4E84">
        <w:rPr>
          <w:rFonts w:cs="Times New Roman"/>
          <w:szCs w:val="24"/>
        </w:rPr>
        <w:t>component</w:t>
      </w:r>
      <w:proofErr w:type="gramEnd"/>
      <w:r w:rsidR="006F4E84">
        <w:rPr>
          <w:rFonts w:cs="Times New Roman"/>
          <w:szCs w:val="24"/>
        </w:rPr>
        <w:t xml:space="preserve"> that will be considered “parts” are the measurements of distance and time from a set of</w:t>
      </w:r>
      <w:r w:rsidR="00E90684">
        <w:rPr>
          <w:rFonts w:cs="Times New Roman"/>
          <w:szCs w:val="24"/>
        </w:rPr>
        <w:t xml:space="preserve"> </w:t>
      </w:r>
      <w:r w:rsidR="00890243" w:rsidRPr="00717377">
        <w:rPr>
          <w:rFonts w:cs="Times New Roman"/>
          <w:szCs w:val="24"/>
        </w:rPr>
        <w:t xml:space="preserve">directions </w:t>
      </w:r>
      <w:r w:rsidR="00E90684">
        <w:rPr>
          <w:rFonts w:cs="Times New Roman"/>
          <w:szCs w:val="24"/>
        </w:rPr>
        <w:t xml:space="preserve">obtained </w:t>
      </w:r>
      <w:r w:rsidR="00890243" w:rsidRPr="00717377">
        <w:rPr>
          <w:rFonts w:cs="Times New Roman"/>
          <w:szCs w:val="24"/>
        </w:rPr>
        <w:t xml:space="preserve">from three different websites: </w:t>
      </w:r>
      <w:r w:rsidR="00385A5B" w:rsidRPr="00385A5B">
        <w:t>Yahoo!</w:t>
      </w:r>
      <w:del w:id="192" w:author="Author">
        <w:r w:rsidR="00385A5B" w:rsidRPr="00385A5B" w:rsidDel="002A789C">
          <w:delText>®</w:delText>
        </w:r>
      </w:del>
      <w:r w:rsidR="00890243" w:rsidRPr="00717377">
        <w:rPr>
          <w:rFonts w:cs="Times New Roman"/>
          <w:szCs w:val="24"/>
        </w:rPr>
        <w:t xml:space="preserve">, Google maps, and MapQuest. </w:t>
      </w:r>
    </w:p>
    <w:p w14:paraId="317317AB" w14:textId="7EAA13F1" w:rsidR="00B80096" w:rsidRDefault="00B80096" w:rsidP="00520F7D">
      <w:pPr>
        <w:spacing w:after="0" w:line="240" w:lineRule="auto"/>
        <w:contextualSpacing/>
        <w:rPr>
          <w:rFonts w:cs="Times New Roman"/>
          <w:szCs w:val="24"/>
        </w:rPr>
      </w:pPr>
      <w:r>
        <w:rPr>
          <w:rFonts w:cs="Times New Roman"/>
          <w:szCs w:val="24"/>
        </w:rPr>
        <w:lastRenderedPageBreak/>
        <w:t>There is variability in the travel distance and time reported by the different websites f</w:t>
      </w:r>
      <w:r w:rsidR="006F4E84">
        <w:rPr>
          <w:rFonts w:cs="Times New Roman"/>
          <w:szCs w:val="24"/>
        </w:rPr>
        <w:t xml:space="preserve">or the set of measurements between </w:t>
      </w:r>
      <w:r w:rsidR="00E42E85">
        <w:rPr>
          <w:rFonts w:cs="Times New Roman"/>
          <w:szCs w:val="24"/>
        </w:rPr>
        <w:t>Landmark 1</w:t>
      </w:r>
      <w:r w:rsidR="00431C37">
        <w:rPr>
          <w:rFonts w:cs="Times New Roman"/>
          <w:szCs w:val="24"/>
        </w:rPr>
        <w:t xml:space="preserve"> </w:t>
      </w:r>
      <w:r>
        <w:rPr>
          <w:rFonts w:cs="Times New Roman"/>
          <w:szCs w:val="24"/>
        </w:rPr>
        <w:t xml:space="preserve">and </w:t>
      </w:r>
      <w:r w:rsidR="00E42E85">
        <w:rPr>
          <w:rFonts w:cs="Times New Roman"/>
          <w:szCs w:val="24"/>
        </w:rPr>
        <w:t>Landmark 2</w:t>
      </w:r>
      <w:r w:rsidR="006F4E84">
        <w:rPr>
          <w:rFonts w:cs="Times New Roman"/>
          <w:szCs w:val="24"/>
        </w:rPr>
        <w:t xml:space="preserve">. Students are asked to list at least five potential sources of measurement error that could lead to this variability. </w:t>
      </w:r>
      <w:ins w:id="193" w:author="Author">
        <w:r w:rsidR="002A789C">
          <w:rPr>
            <w:rFonts w:cs="Times New Roman"/>
            <w:szCs w:val="24"/>
          </w:rPr>
          <w:t xml:space="preserve">Assuming not </w:t>
        </w:r>
      </w:ins>
      <w:del w:id="194" w:author="Author">
        <w:r w:rsidR="009638EC" w:rsidDel="002A789C">
          <w:rPr>
            <w:rFonts w:cs="Times New Roman"/>
            <w:szCs w:val="24"/>
          </w:rPr>
          <w:delText>A</w:delText>
        </w:r>
      </w:del>
      <w:ins w:id="195" w:author="Author">
        <w:r w:rsidR="002A789C">
          <w:rPr>
            <w:rFonts w:cs="Times New Roman"/>
            <w:szCs w:val="24"/>
          </w:rPr>
          <w:t>a</w:t>
        </w:r>
      </w:ins>
      <w:r w:rsidR="009638EC">
        <w:rPr>
          <w:rFonts w:cs="Times New Roman"/>
          <w:szCs w:val="24"/>
        </w:rPr>
        <w:t xml:space="preserve">ll measurements are </w:t>
      </w:r>
      <w:del w:id="196" w:author="Author">
        <w:r w:rsidR="009638EC" w:rsidDel="002A789C">
          <w:rPr>
            <w:rFonts w:cs="Times New Roman"/>
            <w:szCs w:val="24"/>
          </w:rPr>
          <w:delText xml:space="preserve">not </w:delText>
        </w:r>
      </w:del>
      <w:r w:rsidR="009638EC">
        <w:rPr>
          <w:rFonts w:cs="Times New Roman"/>
          <w:szCs w:val="24"/>
        </w:rPr>
        <w:t>unique</w:t>
      </w:r>
      <w:del w:id="197" w:author="Author">
        <w:r w:rsidR="009638EC" w:rsidDel="002A789C">
          <w:rPr>
            <w:rFonts w:cs="Times New Roman"/>
            <w:szCs w:val="24"/>
          </w:rPr>
          <w:delText xml:space="preserve"> and thus</w:delText>
        </w:r>
      </w:del>
      <w:r w:rsidR="009638EC">
        <w:rPr>
          <w:rFonts w:cs="Times New Roman"/>
          <w:szCs w:val="24"/>
        </w:rPr>
        <w:t>, the</w:t>
      </w:r>
      <w:r w:rsidR="006A2E5E">
        <w:rPr>
          <w:rFonts w:cs="Times New Roman"/>
          <w:szCs w:val="24"/>
        </w:rPr>
        <w:t xml:space="preserve"> </w:t>
      </w:r>
      <w:del w:id="198" w:author="Author">
        <w:r w:rsidR="006A2E5E" w:rsidDel="002A789C">
          <w:rPr>
            <w:rFonts w:cs="Times New Roman"/>
            <w:szCs w:val="24"/>
          </w:rPr>
          <w:delText>next question</w:delText>
        </w:r>
      </w:del>
      <w:ins w:id="199" w:author="Author">
        <w:r w:rsidR="002A789C">
          <w:rPr>
            <w:rFonts w:cs="Times New Roman"/>
            <w:szCs w:val="24"/>
          </w:rPr>
          <w:t>students are also</w:t>
        </w:r>
      </w:ins>
      <w:r w:rsidR="009638EC">
        <w:rPr>
          <w:rFonts w:cs="Times New Roman"/>
          <w:szCs w:val="24"/>
        </w:rPr>
        <w:t xml:space="preserve"> ask</w:t>
      </w:r>
      <w:ins w:id="200" w:author="Author">
        <w:r w:rsidR="002A789C">
          <w:rPr>
            <w:rFonts w:cs="Times New Roman"/>
            <w:szCs w:val="24"/>
          </w:rPr>
          <w:t>ed</w:t>
        </w:r>
      </w:ins>
      <w:del w:id="201" w:author="Author">
        <w:r w:rsidR="009638EC" w:rsidDel="002A789C">
          <w:rPr>
            <w:rFonts w:cs="Times New Roman"/>
            <w:szCs w:val="24"/>
          </w:rPr>
          <w:delText>s</w:delText>
        </w:r>
      </w:del>
      <w:r w:rsidR="009638EC">
        <w:rPr>
          <w:rFonts w:cs="Times New Roman"/>
          <w:szCs w:val="24"/>
        </w:rPr>
        <w:t xml:space="preserve"> if </w:t>
      </w:r>
      <w:del w:id="202" w:author="Author">
        <w:r w:rsidR="009638EC" w:rsidDel="002A789C">
          <w:rPr>
            <w:rFonts w:cs="Times New Roman"/>
            <w:szCs w:val="24"/>
          </w:rPr>
          <w:delText xml:space="preserve">two </w:delText>
        </w:r>
      </w:del>
      <w:ins w:id="203" w:author="Author">
        <w:r w:rsidR="002A789C">
          <w:rPr>
            <w:rFonts w:cs="Times New Roman"/>
            <w:szCs w:val="24"/>
          </w:rPr>
          <w:t xml:space="preserve">multiple </w:t>
        </w:r>
      </w:ins>
      <w:r w:rsidR="006A2E5E">
        <w:rPr>
          <w:rFonts w:cs="Times New Roman"/>
          <w:szCs w:val="24"/>
        </w:rPr>
        <w:t xml:space="preserve">websites report identical </w:t>
      </w:r>
      <w:r w:rsidR="009638EC">
        <w:rPr>
          <w:rFonts w:cs="Times New Roman"/>
          <w:szCs w:val="24"/>
        </w:rPr>
        <w:t xml:space="preserve">measurements for </w:t>
      </w:r>
      <w:r w:rsidR="006A2E5E">
        <w:rPr>
          <w:rFonts w:cs="Times New Roman"/>
          <w:szCs w:val="24"/>
        </w:rPr>
        <w:t xml:space="preserve">travel </w:t>
      </w:r>
      <w:r w:rsidR="009638EC">
        <w:rPr>
          <w:rFonts w:cs="Times New Roman"/>
          <w:szCs w:val="24"/>
        </w:rPr>
        <w:t xml:space="preserve">time, does this imply that </w:t>
      </w:r>
      <w:r w:rsidR="006A2E5E">
        <w:rPr>
          <w:rFonts w:cs="Times New Roman"/>
          <w:szCs w:val="24"/>
        </w:rPr>
        <w:t>this value</w:t>
      </w:r>
      <w:r w:rsidR="009638EC">
        <w:rPr>
          <w:rFonts w:cs="Times New Roman"/>
          <w:szCs w:val="24"/>
        </w:rPr>
        <w:t xml:space="preserve"> is the true value of the </w:t>
      </w:r>
      <w:proofErr w:type="spellStart"/>
      <w:r w:rsidR="009638EC">
        <w:rPr>
          <w:rFonts w:cs="Times New Roman"/>
          <w:szCs w:val="24"/>
        </w:rPr>
        <w:t>measurand</w:t>
      </w:r>
      <w:proofErr w:type="spellEnd"/>
      <w:r w:rsidR="009638EC">
        <w:rPr>
          <w:rFonts w:cs="Times New Roman"/>
          <w:szCs w:val="24"/>
        </w:rPr>
        <w:t xml:space="preserve">.  </w:t>
      </w:r>
    </w:p>
    <w:p w14:paraId="275FB801" w14:textId="77777777" w:rsidR="00B80096" w:rsidRDefault="00B80096" w:rsidP="00520F7D">
      <w:pPr>
        <w:spacing w:after="0" w:line="240" w:lineRule="auto"/>
        <w:contextualSpacing/>
        <w:rPr>
          <w:rFonts w:cs="Times New Roman"/>
          <w:szCs w:val="24"/>
        </w:rPr>
      </w:pPr>
    </w:p>
    <w:p w14:paraId="1E22B507" w14:textId="5DCBFFF5" w:rsidR="00A92D9F" w:rsidRDefault="009638EC" w:rsidP="00520F7D">
      <w:pPr>
        <w:spacing w:after="0" w:line="240" w:lineRule="auto"/>
        <w:contextualSpacing/>
        <w:rPr>
          <w:rFonts w:cs="Times New Roman"/>
          <w:szCs w:val="24"/>
        </w:rPr>
      </w:pPr>
      <w:r>
        <w:rPr>
          <w:rFonts w:cs="Times New Roman"/>
          <w:szCs w:val="24"/>
        </w:rPr>
        <w:t xml:space="preserve">Students are </w:t>
      </w:r>
      <w:r w:rsidR="00431BBD">
        <w:rPr>
          <w:rFonts w:cs="Times New Roman"/>
          <w:szCs w:val="24"/>
        </w:rPr>
        <w:t xml:space="preserve">presented with multiple data collection schema. For each, students must choose the most likely source of variability in the resulting measurements, given the available data. </w:t>
      </w:r>
      <w:r w:rsidR="00706328">
        <w:rPr>
          <w:rFonts w:cs="Times New Roman"/>
          <w:szCs w:val="24"/>
        </w:rPr>
        <w:t>As an</w:t>
      </w:r>
      <w:r w:rsidR="00431BBD">
        <w:rPr>
          <w:rFonts w:cs="Times New Roman"/>
          <w:szCs w:val="24"/>
        </w:rPr>
        <w:t xml:space="preserve"> example, if one person were to drive the trip three times, each time using a different set of directions, but always measuring the travel time with the same stopwatch</w:t>
      </w:r>
      <w:r w:rsidR="006A2E5E">
        <w:rPr>
          <w:rFonts w:cs="Times New Roman"/>
          <w:szCs w:val="24"/>
        </w:rPr>
        <w:t>,</w:t>
      </w:r>
      <w:r w:rsidR="00266424">
        <w:rPr>
          <w:rFonts w:cs="Times New Roman"/>
          <w:szCs w:val="24"/>
        </w:rPr>
        <w:t xml:space="preserve"> what is the measurable variability that could be reported? The assignment </w:t>
      </w:r>
      <w:r w:rsidR="00E93362">
        <w:rPr>
          <w:rFonts w:cs="Times New Roman"/>
          <w:szCs w:val="24"/>
        </w:rPr>
        <w:t>concludes</w:t>
      </w:r>
      <w:r w:rsidR="00266424">
        <w:rPr>
          <w:rFonts w:cs="Times New Roman"/>
          <w:szCs w:val="24"/>
        </w:rPr>
        <w:t xml:space="preserve"> with what </w:t>
      </w:r>
      <w:ins w:id="204" w:author="Author">
        <w:r w:rsidR="002A789C">
          <w:rPr>
            <w:rFonts w:cs="Times New Roman"/>
            <w:szCs w:val="24"/>
          </w:rPr>
          <w:t xml:space="preserve">we </w:t>
        </w:r>
      </w:ins>
      <w:r w:rsidR="00266424">
        <w:rPr>
          <w:rFonts w:cs="Times New Roman"/>
          <w:szCs w:val="24"/>
        </w:rPr>
        <w:t xml:space="preserve">would hope to be an obvious answer after being presented with the complete </w:t>
      </w:r>
      <w:r w:rsidR="00E93362">
        <w:rPr>
          <w:rFonts w:cs="Times New Roman"/>
          <w:szCs w:val="24"/>
        </w:rPr>
        <w:t xml:space="preserve">set of </w:t>
      </w:r>
      <w:r w:rsidR="00266424">
        <w:rPr>
          <w:rFonts w:cs="Times New Roman"/>
          <w:szCs w:val="24"/>
        </w:rPr>
        <w:t xml:space="preserve">metrology material. The final </w:t>
      </w:r>
      <w:r w:rsidR="0005767B">
        <w:rPr>
          <w:rFonts w:cs="Times New Roman"/>
          <w:szCs w:val="24"/>
        </w:rPr>
        <w:t>question</w:t>
      </w:r>
      <w:r w:rsidR="00E93362">
        <w:rPr>
          <w:rFonts w:cs="Times New Roman"/>
          <w:szCs w:val="24"/>
        </w:rPr>
        <w:t xml:space="preserve"> ask</w:t>
      </w:r>
      <w:r w:rsidR="0005767B">
        <w:rPr>
          <w:rFonts w:cs="Times New Roman"/>
          <w:szCs w:val="24"/>
        </w:rPr>
        <w:t>s</w:t>
      </w:r>
      <w:r w:rsidR="00E93362">
        <w:rPr>
          <w:rFonts w:cs="Times New Roman"/>
          <w:szCs w:val="24"/>
        </w:rPr>
        <w:t xml:space="preserve"> if it would be possible to obtain an exact measurement equal to the true value of the </w:t>
      </w:r>
      <w:proofErr w:type="spellStart"/>
      <w:r w:rsidR="00E93362">
        <w:rPr>
          <w:rFonts w:cs="Times New Roman"/>
          <w:szCs w:val="24"/>
        </w:rPr>
        <w:t>measurand</w:t>
      </w:r>
      <w:proofErr w:type="spellEnd"/>
      <w:r w:rsidR="00E93362">
        <w:rPr>
          <w:rFonts w:cs="Times New Roman"/>
          <w:szCs w:val="24"/>
        </w:rPr>
        <w:t xml:space="preserve"> for the distance between the two landmarks with complete certainty and then separately ask</w:t>
      </w:r>
      <w:r w:rsidR="0005767B">
        <w:rPr>
          <w:rFonts w:cs="Times New Roman"/>
          <w:szCs w:val="24"/>
        </w:rPr>
        <w:t>s</w:t>
      </w:r>
      <w:r w:rsidR="00266424">
        <w:rPr>
          <w:rFonts w:cs="Times New Roman"/>
          <w:szCs w:val="24"/>
        </w:rPr>
        <w:t xml:space="preserve"> if this is possible for the travel time. </w:t>
      </w:r>
      <w:r w:rsidR="006A7853">
        <w:rPr>
          <w:rFonts w:cs="Times New Roman"/>
          <w:szCs w:val="24"/>
        </w:rPr>
        <w:t>S</w:t>
      </w:r>
      <w:r w:rsidR="00E501FF">
        <w:rPr>
          <w:rFonts w:cs="Times New Roman"/>
          <w:szCs w:val="24"/>
        </w:rPr>
        <w:t xml:space="preserve">eparating these questions </w:t>
      </w:r>
      <w:r w:rsidR="0005767B">
        <w:rPr>
          <w:rFonts w:cs="Times New Roman"/>
          <w:szCs w:val="24"/>
        </w:rPr>
        <w:t xml:space="preserve">with respect to the </w:t>
      </w:r>
      <w:proofErr w:type="spellStart"/>
      <w:r w:rsidR="0005767B">
        <w:rPr>
          <w:rFonts w:cs="Times New Roman"/>
          <w:szCs w:val="24"/>
        </w:rPr>
        <w:t>measurands</w:t>
      </w:r>
      <w:proofErr w:type="spellEnd"/>
      <w:r w:rsidR="0005767B">
        <w:rPr>
          <w:rFonts w:cs="Times New Roman"/>
          <w:szCs w:val="24"/>
        </w:rPr>
        <w:t xml:space="preserve"> </w:t>
      </w:r>
      <w:r w:rsidR="00E501FF">
        <w:rPr>
          <w:rFonts w:cs="Times New Roman"/>
          <w:szCs w:val="24"/>
        </w:rPr>
        <w:t xml:space="preserve">is important because </w:t>
      </w:r>
      <w:r w:rsidR="006A7853">
        <w:rPr>
          <w:rFonts w:cs="Times New Roman"/>
          <w:szCs w:val="24"/>
        </w:rPr>
        <w:t xml:space="preserve">our pilot study has shown that </w:t>
      </w:r>
      <w:r w:rsidR="00E501FF">
        <w:rPr>
          <w:rFonts w:cs="Times New Roman"/>
          <w:szCs w:val="24"/>
        </w:rPr>
        <w:t xml:space="preserve">students </w:t>
      </w:r>
      <w:r w:rsidR="00FE184A">
        <w:rPr>
          <w:rFonts w:cs="Times New Roman"/>
          <w:szCs w:val="24"/>
        </w:rPr>
        <w:t>think about</w:t>
      </w:r>
      <w:r w:rsidR="00E501FF">
        <w:rPr>
          <w:rFonts w:cs="Times New Roman"/>
          <w:szCs w:val="24"/>
        </w:rPr>
        <w:t xml:space="preserve"> measures of distance and measures of time differently</w:t>
      </w:r>
      <w:r w:rsidR="00701A67">
        <w:rPr>
          <w:rFonts w:cs="Times New Roman"/>
          <w:szCs w:val="24"/>
        </w:rPr>
        <w:t xml:space="preserve"> (c</w:t>
      </w:r>
      <w:r w:rsidR="00C250E3">
        <w:rPr>
          <w:rFonts w:cs="Times New Roman"/>
          <w:szCs w:val="24"/>
        </w:rPr>
        <w:t xml:space="preserve">f. </w:t>
      </w:r>
      <w:proofErr w:type="spellStart"/>
      <w:r w:rsidR="00C250E3">
        <w:rPr>
          <w:rFonts w:cs="Times New Roman"/>
          <w:szCs w:val="24"/>
        </w:rPr>
        <w:t>Pillay</w:t>
      </w:r>
      <w:proofErr w:type="spellEnd"/>
      <w:r w:rsidR="00C250E3">
        <w:rPr>
          <w:rFonts w:cs="Times New Roman"/>
          <w:szCs w:val="24"/>
        </w:rPr>
        <w:t>, et al. 2008)</w:t>
      </w:r>
      <w:r w:rsidR="00E501FF">
        <w:rPr>
          <w:rFonts w:cs="Times New Roman"/>
          <w:szCs w:val="24"/>
        </w:rPr>
        <w:t>.</w:t>
      </w:r>
    </w:p>
    <w:p w14:paraId="34878148" w14:textId="77777777" w:rsidR="00E93362" w:rsidRPr="006F4E84" w:rsidRDefault="00E93362" w:rsidP="00520F7D">
      <w:pPr>
        <w:spacing w:after="0" w:line="240" w:lineRule="auto"/>
        <w:contextualSpacing/>
        <w:rPr>
          <w:rFonts w:cs="Times New Roman"/>
          <w:szCs w:val="24"/>
        </w:rPr>
      </w:pPr>
    </w:p>
    <w:p w14:paraId="4D777E09" w14:textId="77777777" w:rsidR="00A130CF" w:rsidRDefault="00760C5A" w:rsidP="00520F7D">
      <w:pPr>
        <w:spacing w:after="0" w:line="240" w:lineRule="auto"/>
        <w:contextualSpacing/>
        <w:outlineLvl w:val="0"/>
        <w:rPr>
          <w:rFonts w:cs="Times New Roman"/>
          <w:b/>
          <w:sz w:val="28"/>
          <w:szCs w:val="28"/>
        </w:rPr>
      </w:pPr>
      <w:r>
        <w:rPr>
          <w:rFonts w:cs="Times New Roman"/>
          <w:b/>
          <w:sz w:val="28"/>
          <w:szCs w:val="28"/>
        </w:rPr>
        <w:t>5</w:t>
      </w:r>
      <w:r w:rsidR="00A130CF">
        <w:rPr>
          <w:rFonts w:cs="Times New Roman"/>
          <w:b/>
          <w:sz w:val="28"/>
          <w:szCs w:val="28"/>
        </w:rPr>
        <w:t>. Methodology</w:t>
      </w:r>
    </w:p>
    <w:p w14:paraId="7C2AFD6A" w14:textId="77777777" w:rsidR="00D81162" w:rsidRDefault="00D81162" w:rsidP="00520F7D">
      <w:pPr>
        <w:spacing w:after="0" w:line="240" w:lineRule="auto"/>
        <w:contextualSpacing/>
        <w:outlineLvl w:val="0"/>
        <w:rPr>
          <w:rFonts w:cs="Times New Roman"/>
          <w:b/>
          <w:szCs w:val="24"/>
        </w:rPr>
      </w:pPr>
    </w:p>
    <w:p w14:paraId="1848C173" w14:textId="77777777" w:rsidR="006A7853" w:rsidRDefault="00CB3F88" w:rsidP="00520F7D">
      <w:pPr>
        <w:spacing w:after="0" w:line="240" w:lineRule="auto"/>
        <w:contextualSpacing/>
        <w:rPr>
          <w:rFonts w:cs="Times New Roman"/>
          <w:szCs w:val="24"/>
        </w:rPr>
      </w:pPr>
      <w:r>
        <w:rPr>
          <w:rFonts w:cs="Times New Roman"/>
          <w:szCs w:val="24"/>
        </w:rPr>
        <w:t>To evaluate the implementation of the metrology material</w:t>
      </w:r>
      <w:r w:rsidR="00C9797D">
        <w:rPr>
          <w:rFonts w:cs="Times New Roman"/>
          <w:szCs w:val="24"/>
        </w:rPr>
        <w:t xml:space="preserve"> </w:t>
      </w:r>
      <w:r>
        <w:rPr>
          <w:rFonts w:cs="Times New Roman"/>
          <w:szCs w:val="24"/>
        </w:rPr>
        <w:t>we</w:t>
      </w:r>
      <w:r w:rsidR="00FA33C8">
        <w:rPr>
          <w:rFonts w:cs="Times New Roman"/>
          <w:szCs w:val="24"/>
        </w:rPr>
        <w:t xml:space="preserve"> </w:t>
      </w:r>
      <w:r>
        <w:rPr>
          <w:rFonts w:cs="Times New Roman"/>
          <w:szCs w:val="24"/>
        </w:rPr>
        <w:t>assess</w:t>
      </w:r>
      <w:r w:rsidR="00FA33C8">
        <w:rPr>
          <w:rFonts w:cs="Times New Roman"/>
          <w:szCs w:val="24"/>
        </w:rPr>
        <w:t xml:space="preserve"> </w:t>
      </w:r>
      <w:r w:rsidR="00D44D7B">
        <w:rPr>
          <w:rFonts w:cs="Times New Roman"/>
          <w:szCs w:val="24"/>
        </w:rPr>
        <w:t xml:space="preserve">students’ </w:t>
      </w:r>
      <w:r w:rsidR="00F07BA1">
        <w:rPr>
          <w:rFonts w:cs="Times New Roman"/>
          <w:szCs w:val="24"/>
        </w:rPr>
        <w:t xml:space="preserve">factual and conceptual </w:t>
      </w:r>
      <w:r w:rsidR="00D44D7B">
        <w:rPr>
          <w:rFonts w:cs="Times New Roman"/>
          <w:szCs w:val="24"/>
        </w:rPr>
        <w:t>understand</w:t>
      </w:r>
      <w:r w:rsidR="0053743F">
        <w:rPr>
          <w:rFonts w:cs="Times New Roman"/>
          <w:szCs w:val="24"/>
        </w:rPr>
        <w:t>ing of</w:t>
      </w:r>
      <w:r w:rsidR="00C9797D">
        <w:rPr>
          <w:rFonts w:cs="Times New Roman"/>
          <w:szCs w:val="24"/>
        </w:rPr>
        <w:t xml:space="preserve"> </w:t>
      </w:r>
      <w:r>
        <w:rPr>
          <w:rFonts w:cs="Times New Roman"/>
          <w:szCs w:val="24"/>
        </w:rPr>
        <w:t>the presented content</w:t>
      </w:r>
      <w:r w:rsidR="0053743F">
        <w:rPr>
          <w:rFonts w:cs="Times New Roman"/>
          <w:szCs w:val="24"/>
        </w:rPr>
        <w:t xml:space="preserve"> </w:t>
      </w:r>
      <w:r w:rsidR="00FA33C8">
        <w:rPr>
          <w:rFonts w:cs="Times New Roman"/>
          <w:szCs w:val="24"/>
        </w:rPr>
        <w:t>and</w:t>
      </w:r>
      <w:r w:rsidR="00F07BA1">
        <w:rPr>
          <w:rFonts w:cs="Times New Roman"/>
          <w:szCs w:val="24"/>
        </w:rPr>
        <w:t xml:space="preserve"> survey students’</w:t>
      </w:r>
      <w:r w:rsidR="00FA33C8">
        <w:rPr>
          <w:rFonts w:cs="Times New Roman"/>
          <w:szCs w:val="24"/>
        </w:rPr>
        <w:t xml:space="preserve"> attitude towards statistics</w:t>
      </w:r>
      <w:r w:rsidR="00C94C7F">
        <w:rPr>
          <w:rFonts w:cs="Times New Roman"/>
          <w:szCs w:val="24"/>
        </w:rPr>
        <w:t xml:space="preserve">. </w:t>
      </w:r>
      <w:r w:rsidR="00002099">
        <w:rPr>
          <w:rFonts w:cs="Times New Roman"/>
          <w:szCs w:val="24"/>
        </w:rPr>
        <w:t xml:space="preserve">Both assessments were given as </w:t>
      </w:r>
      <w:r w:rsidR="001B2453">
        <w:rPr>
          <w:rFonts w:cs="Times New Roman"/>
          <w:szCs w:val="24"/>
        </w:rPr>
        <w:t xml:space="preserve">a </w:t>
      </w:r>
      <w:r w:rsidR="00002099">
        <w:rPr>
          <w:rFonts w:cs="Times New Roman"/>
          <w:szCs w:val="24"/>
        </w:rPr>
        <w:t xml:space="preserve">pre- and a post-assessment allowing us to </w:t>
      </w:r>
      <w:r w:rsidR="00864232">
        <w:rPr>
          <w:rFonts w:cs="Times New Roman"/>
          <w:szCs w:val="24"/>
        </w:rPr>
        <w:t xml:space="preserve">observe changes </w:t>
      </w:r>
      <w:r w:rsidR="00760C5A">
        <w:rPr>
          <w:rFonts w:cs="Times New Roman"/>
          <w:szCs w:val="24"/>
        </w:rPr>
        <w:t xml:space="preserve">in </w:t>
      </w:r>
      <w:r w:rsidR="00002099">
        <w:rPr>
          <w:rFonts w:cs="Times New Roman"/>
          <w:szCs w:val="24"/>
        </w:rPr>
        <w:t xml:space="preserve">students’ understanding </w:t>
      </w:r>
      <w:r w:rsidR="00AF0D65">
        <w:rPr>
          <w:rFonts w:cs="Times New Roman"/>
          <w:szCs w:val="24"/>
        </w:rPr>
        <w:t xml:space="preserve">and attitudes </w:t>
      </w:r>
      <w:r w:rsidR="00864232">
        <w:rPr>
          <w:rFonts w:cs="Times New Roman"/>
          <w:szCs w:val="24"/>
        </w:rPr>
        <w:t xml:space="preserve">after the presentation of the lecture and </w:t>
      </w:r>
      <w:r w:rsidR="00D6429E">
        <w:rPr>
          <w:rFonts w:cs="Times New Roman"/>
          <w:szCs w:val="24"/>
        </w:rPr>
        <w:t>lab</w:t>
      </w:r>
      <w:r w:rsidR="00FD3611">
        <w:rPr>
          <w:rFonts w:cs="Times New Roman"/>
          <w:szCs w:val="24"/>
        </w:rPr>
        <w:t xml:space="preserve"> session</w:t>
      </w:r>
      <w:r w:rsidR="00864232">
        <w:rPr>
          <w:rFonts w:cs="Times New Roman"/>
          <w:szCs w:val="24"/>
        </w:rPr>
        <w:t xml:space="preserve"> material</w:t>
      </w:r>
      <w:r w:rsidR="00002099">
        <w:rPr>
          <w:rFonts w:cs="Times New Roman"/>
          <w:szCs w:val="24"/>
        </w:rPr>
        <w:t>.</w:t>
      </w:r>
    </w:p>
    <w:p w14:paraId="3A3208A8" w14:textId="77777777" w:rsidR="00FA33C8" w:rsidRDefault="00FA33C8" w:rsidP="00520F7D">
      <w:pPr>
        <w:spacing w:after="0" w:line="240" w:lineRule="auto"/>
        <w:ind w:firstLine="360"/>
        <w:contextualSpacing/>
        <w:rPr>
          <w:rFonts w:cs="Times New Roman"/>
          <w:szCs w:val="24"/>
        </w:rPr>
      </w:pPr>
    </w:p>
    <w:p w14:paraId="2C82F17F" w14:textId="77777777" w:rsidR="00FA33C8" w:rsidRDefault="00041668" w:rsidP="00520F7D">
      <w:pPr>
        <w:spacing w:after="0" w:line="240" w:lineRule="auto"/>
        <w:contextualSpacing/>
        <w:rPr>
          <w:rFonts w:cs="Times New Roman"/>
          <w:b/>
          <w:sz w:val="26"/>
          <w:szCs w:val="26"/>
        </w:rPr>
      </w:pPr>
      <w:r w:rsidRPr="00041668">
        <w:rPr>
          <w:rFonts w:cs="Times New Roman"/>
          <w:b/>
          <w:sz w:val="26"/>
          <w:szCs w:val="26"/>
        </w:rPr>
        <w:t xml:space="preserve">5.1 </w:t>
      </w:r>
      <w:r w:rsidR="00FA33C8" w:rsidRPr="00041668">
        <w:rPr>
          <w:rFonts w:cs="Times New Roman"/>
          <w:b/>
          <w:sz w:val="26"/>
          <w:szCs w:val="26"/>
        </w:rPr>
        <w:t xml:space="preserve">Understanding </w:t>
      </w:r>
      <w:r w:rsidR="004A5121" w:rsidRPr="00041668">
        <w:rPr>
          <w:rFonts w:cs="Times New Roman"/>
          <w:b/>
          <w:sz w:val="26"/>
          <w:szCs w:val="26"/>
        </w:rPr>
        <w:t>Component</w:t>
      </w:r>
    </w:p>
    <w:p w14:paraId="36774E28" w14:textId="77777777" w:rsidR="00D81162" w:rsidRPr="00041668" w:rsidRDefault="00D81162" w:rsidP="00520F7D">
      <w:pPr>
        <w:spacing w:after="0" w:line="240" w:lineRule="auto"/>
        <w:contextualSpacing/>
        <w:rPr>
          <w:rFonts w:cs="Times New Roman"/>
          <w:b/>
          <w:sz w:val="26"/>
          <w:szCs w:val="26"/>
        </w:rPr>
      </w:pPr>
    </w:p>
    <w:p w14:paraId="19FE3724" w14:textId="1B9E597E" w:rsidR="00A130CF" w:rsidRPr="00FA6399" w:rsidRDefault="0053743F" w:rsidP="00FA6399">
      <w:pPr>
        <w:tabs>
          <w:tab w:val="left" w:pos="540"/>
        </w:tabs>
        <w:spacing w:after="0" w:line="240" w:lineRule="auto"/>
        <w:contextualSpacing/>
        <w:rPr>
          <w:rFonts w:cs="Times New Roman"/>
          <w:color w:val="000000" w:themeColor="text1"/>
          <w:szCs w:val="24"/>
        </w:rPr>
      </w:pPr>
      <w:r>
        <w:rPr>
          <w:rFonts w:cs="Times New Roman"/>
          <w:szCs w:val="24"/>
        </w:rPr>
        <w:t>T</w:t>
      </w:r>
      <w:r w:rsidRPr="00646B37">
        <w:rPr>
          <w:rFonts w:cs="Times New Roman"/>
          <w:szCs w:val="24"/>
        </w:rPr>
        <w:t>he</w:t>
      </w:r>
      <w:r w:rsidR="00C17F1E">
        <w:rPr>
          <w:rFonts w:cs="Times New Roman"/>
          <w:szCs w:val="24"/>
        </w:rPr>
        <w:t xml:space="preserve"> understanding assessment consists of twenty</w:t>
      </w:r>
      <w:r w:rsidRPr="00646B37">
        <w:rPr>
          <w:rFonts w:cs="Times New Roman"/>
          <w:szCs w:val="24"/>
        </w:rPr>
        <w:t xml:space="preserve"> questions</w:t>
      </w:r>
      <w:r w:rsidR="00C4764B">
        <w:rPr>
          <w:rFonts w:cs="Times New Roman"/>
          <w:szCs w:val="24"/>
        </w:rPr>
        <w:t xml:space="preserve"> </w:t>
      </w:r>
      <w:r w:rsidR="00E80E42">
        <w:rPr>
          <w:rFonts w:cs="Times New Roman"/>
          <w:szCs w:val="24"/>
        </w:rPr>
        <w:t>obtained</w:t>
      </w:r>
      <w:r w:rsidR="000A6D70">
        <w:rPr>
          <w:rFonts w:cs="Times New Roman"/>
          <w:szCs w:val="24"/>
        </w:rPr>
        <w:t xml:space="preserve"> from thre</w:t>
      </w:r>
      <w:r w:rsidR="00061EC2">
        <w:rPr>
          <w:rFonts w:cs="Times New Roman"/>
          <w:szCs w:val="24"/>
        </w:rPr>
        <w:t>e already existing repositories</w:t>
      </w:r>
      <w:r w:rsidR="00E80E42">
        <w:rPr>
          <w:rFonts w:cs="Times New Roman"/>
          <w:szCs w:val="24"/>
        </w:rPr>
        <w:t>:</w:t>
      </w:r>
      <w:r w:rsidR="00061EC2">
        <w:rPr>
          <w:rFonts w:cs="Times New Roman"/>
          <w:szCs w:val="24"/>
        </w:rPr>
        <w:t xml:space="preserve"> </w:t>
      </w:r>
      <w:r w:rsidR="00C17F1E">
        <w:rPr>
          <w:rFonts w:cs="Times New Roman"/>
          <w:szCs w:val="24"/>
        </w:rPr>
        <w:t>CAOS (</w:t>
      </w:r>
      <w:r w:rsidR="00C17F1E" w:rsidRPr="00C17F1E">
        <w:rPr>
          <w:rFonts w:ascii="Times" w:hAnsi="Times" w:cs="Times"/>
          <w:b/>
          <w:color w:val="000000"/>
          <w:szCs w:val="24"/>
        </w:rPr>
        <w:t>C</w:t>
      </w:r>
      <w:r w:rsidR="00C17F1E">
        <w:rPr>
          <w:rFonts w:ascii="Times" w:hAnsi="Times" w:cs="Times"/>
          <w:color w:val="000000"/>
          <w:szCs w:val="24"/>
        </w:rPr>
        <w:t xml:space="preserve">omprehensive </w:t>
      </w:r>
      <w:r w:rsidR="00C17F1E" w:rsidRPr="00C17F1E">
        <w:rPr>
          <w:rFonts w:ascii="Times" w:hAnsi="Times" w:cs="Times"/>
          <w:b/>
          <w:color w:val="000000"/>
          <w:szCs w:val="24"/>
        </w:rPr>
        <w:t>A</w:t>
      </w:r>
      <w:r w:rsidR="00C17F1E">
        <w:rPr>
          <w:rFonts w:ascii="Times" w:hAnsi="Times" w:cs="Times"/>
          <w:color w:val="000000"/>
          <w:szCs w:val="24"/>
        </w:rPr>
        <w:t xml:space="preserve">ssessment of </w:t>
      </w:r>
      <w:r w:rsidR="00C17F1E" w:rsidRPr="00C17F1E">
        <w:rPr>
          <w:rFonts w:ascii="Times" w:hAnsi="Times" w:cs="Times"/>
          <w:b/>
          <w:color w:val="000000"/>
          <w:szCs w:val="24"/>
        </w:rPr>
        <w:t>O</w:t>
      </w:r>
      <w:r w:rsidR="00C17F1E">
        <w:rPr>
          <w:rFonts w:ascii="Times" w:hAnsi="Times" w:cs="Times"/>
          <w:color w:val="000000"/>
          <w:szCs w:val="24"/>
        </w:rPr>
        <w:t xml:space="preserve">utcomes for a first course in </w:t>
      </w:r>
      <w:r w:rsidR="00C17F1E" w:rsidRPr="00C17F1E">
        <w:rPr>
          <w:rFonts w:ascii="Times" w:hAnsi="Times" w:cs="Times"/>
          <w:b/>
          <w:color w:val="000000"/>
          <w:szCs w:val="24"/>
        </w:rPr>
        <w:t>S</w:t>
      </w:r>
      <w:r w:rsidR="00C17F1E">
        <w:rPr>
          <w:rFonts w:ascii="Times" w:hAnsi="Times" w:cs="Times"/>
          <w:color w:val="000000"/>
          <w:szCs w:val="24"/>
        </w:rPr>
        <w:t>tatistics</w:t>
      </w:r>
      <w:r w:rsidR="00061EC2">
        <w:rPr>
          <w:rFonts w:ascii="Times" w:hAnsi="Times" w:cs="Times"/>
          <w:color w:val="000000"/>
          <w:szCs w:val="24"/>
        </w:rPr>
        <w:t>; delMas</w:t>
      </w:r>
      <w:r w:rsidR="007D5A44">
        <w:rPr>
          <w:rFonts w:ascii="Times" w:hAnsi="Times" w:cs="Times"/>
          <w:color w:val="000000"/>
          <w:szCs w:val="24"/>
        </w:rPr>
        <w:t xml:space="preserve"> et al.</w:t>
      </w:r>
      <w:r w:rsidR="00061EC2">
        <w:rPr>
          <w:rFonts w:ascii="Times" w:hAnsi="Times" w:cs="Times"/>
          <w:color w:val="000000"/>
          <w:szCs w:val="24"/>
        </w:rPr>
        <w:t>, 2007</w:t>
      </w:r>
      <w:r w:rsidR="00A43671">
        <w:rPr>
          <w:rFonts w:ascii="Times" w:hAnsi="Times" w:cs="Times"/>
          <w:color w:val="000000"/>
          <w:szCs w:val="24"/>
        </w:rPr>
        <w:t xml:space="preserve">; website: </w:t>
      </w:r>
      <w:hyperlink r:id="rId10" w:history="1">
        <w:r w:rsidR="00A43671" w:rsidRPr="00A43671">
          <w:rPr>
            <w:rStyle w:val="Hyperlink"/>
            <w:rFonts w:ascii="Times" w:hAnsi="Times" w:cs="Times"/>
            <w:szCs w:val="24"/>
          </w:rPr>
          <w:t>https://apps3.cehd.umn.edu/artist/caos.html</w:t>
        </w:r>
      </w:hyperlink>
      <w:r w:rsidR="00D67CA0">
        <w:rPr>
          <w:rFonts w:cs="Times New Roman"/>
          <w:szCs w:val="24"/>
        </w:rPr>
        <w:t xml:space="preserve">), </w:t>
      </w:r>
      <w:r w:rsidR="00C17F1E">
        <w:rPr>
          <w:rFonts w:cs="Times New Roman"/>
          <w:szCs w:val="24"/>
        </w:rPr>
        <w:t>ARTIST (</w:t>
      </w:r>
      <w:r w:rsidR="00C17F1E" w:rsidRPr="00C17F1E">
        <w:rPr>
          <w:rFonts w:cs="Times New Roman"/>
          <w:b/>
          <w:szCs w:val="24"/>
        </w:rPr>
        <w:t>A</w:t>
      </w:r>
      <w:r w:rsidR="00C17F1E" w:rsidRPr="00C17F1E">
        <w:rPr>
          <w:rFonts w:cs="Times New Roman"/>
          <w:szCs w:val="24"/>
        </w:rPr>
        <w:t xml:space="preserve">ssessment </w:t>
      </w:r>
      <w:r w:rsidR="00C17F1E" w:rsidRPr="00C17F1E">
        <w:rPr>
          <w:rFonts w:cs="Times New Roman"/>
          <w:b/>
          <w:szCs w:val="24"/>
        </w:rPr>
        <w:t>R</w:t>
      </w:r>
      <w:r w:rsidR="00C17F1E" w:rsidRPr="00C17F1E">
        <w:rPr>
          <w:rFonts w:cs="Times New Roman"/>
          <w:szCs w:val="24"/>
        </w:rPr>
        <w:t xml:space="preserve">esources </w:t>
      </w:r>
      <w:r w:rsidR="00C17F1E" w:rsidRPr="00C17F1E">
        <w:rPr>
          <w:rFonts w:cs="Times New Roman"/>
          <w:b/>
          <w:szCs w:val="24"/>
        </w:rPr>
        <w:t>T</w:t>
      </w:r>
      <w:r w:rsidR="00C17F1E" w:rsidRPr="00C17F1E">
        <w:rPr>
          <w:rFonts w:cs="Times New Roman"/>
          <w:szCs w:val="24"/>
        </w:rPr>
        <w:t xml:space="preserve">ools for </w:t>
      </w:r>
      <w:r w:rsidR="00C17F1E" w:rsidRPr="00C17F1E">
        <w:rPr>
          <w:rFonts w:cs="Times New Roman"/>
          <w:b/>
          <w:szCs w:val="24"/>
        </w:rPr>
        <w:t>I</w:t>
      </w:r>
      <w:r w:rsidR="00C17F1E" w:rsidRPr="00C17F1E">
        <w:rPr>
          <w:rFonts w:cs="Times New Roman"/>
          <w:szCs w:val="24"/>
        </w:rPr>
        <w:t xml:space="preserve">mproving </w:t>
      </w:r>
      <w:r w:rsidR="00C17F1E" w:rsidRPr="00C17F1E">
        <w:rPr>
          <w:rFonts w:cs="Times New Roman"/>
          <w:b/>
          <w:szCs w:val="24"/>
        </w:rPr>
        <w:t>S</w:t>
      </w:r>
      <w:r w:rsidR="00C17F1E" w:rsidRPr="00C17F1E">
        <w:rPr>
          <w:rFonts w:cs="Times New Roman"/>
          <w:szCs w:val="24"/>
        </w:rPr>
        <w:t xml:space="preserve">tatistical </w:t>
      </w:r>
      <w:r w:rsidR="00C17F1E" w:rsidRPr="00C17F1E">
        <w:rPr>
          <w:rFonts w:cs="Times New Roman"/>
          <w:b/>
          <w:szCs w:val="24"/>
        </w:rPr>
        <w:t>T</w:t>
      </w:r>
      <w:r w:rsidR="00C17F1E" w:rsidRPr="00C17F1E">
        <w:rPr>
          <w:rFonts w:cs="Times New Roman"/>
          <w:szCs w:val="24"/>
        </w:rPr>
        <w:t>hinking</w:t>
      </w:r>
      <w:r w:rsidR="007D5A44">
        <w:rPr>
          <w:rFonts w:cs="Times New Roman"/>
          <w:szCs w:val="24"/>
        </w:rPr>
        <w:t>;</w:t>
      </w:r>
      <w:r w:rsidR="00FA6399">
        <w:rPr>
          <w:rFonts w:cs="Times New Roman"/>
          <w:szCs w:val="24"/>
        </w:rPr>
        <w:t xml:space="preserve"> website: </w:t>
      </w:r>
      <w:hyperlink r:id="rId11" w:history="1">
        <w:r w:rsidR="00FA6399" w:rsidRPr="00A43671">
          <w:rPr>
            <w:rStyle w:val="Hyperlink"/>
          </w:rPr>
          <w:t>https://apps3.cehd.umn.edu/artist/index.html</w:t>
        </w:r>
      </w:hyperlink>
      <w:r w:rsidR="00D67CA0">
        <w:rPr>
          <w:rFonts w:cs="Times New Roman"/>
          <w:szCs w:val="24"/>
        </w:rPr>
        <w:t>)</w:t>
      </w:r>
      <w:r w:rsidR="006A7853">
        <w:rPr>
          <w:rFonts w:cs="Times New Roman"/>
          <w:szCs w:val="24"/>
        </w:rPr>
        <w:t>,</w:t>
      </w:r>
      <w:r w:rsidR="00994FB7">
        <w:rPr>
          <w:rFonts w:cs="Times New Roman"/>
          <w:szCs w:val="24"/>
        </w:rPr>
        <w:t xml:space="preserve"> </w:t>
      </w:r>
      <w:r w:rsidR="007D5A44">
        <w:rPr>
          <w:rFonts w:cs="Times New Roman"/>
          <w:szCs w:val="24"/>
        </w:rPr>
        <w:t xml:space="preserve">and </w:t>
      </w:r>
      <w:r w:rsidR="00FF54B1">
        <w:rPr>
          <w:rFonts w:cs="Times New Roman"/>
          <w:szCs w:val="24"/>
        </w:rPr>
        <w:t xml:space="preserve">a questionnaire </w:t>
      </w:r>
      <w:r w:rsidR="00FF54B1" w:rsidRPr="009C483C">
        <w:rPr>
          <w:rFonts w:cs="Times New Roman"/>
          <w:szCs w:val="24"/>
        </w:rPr>
        <w:t xml:space="preserve">developed by </w:t>
      </w:r>
      <w:proofErr w:type="spellStart"/>
      <w:r w:rsidR="00FF54B1" w:rsidRPr="009C483C">
        <w:rPr>
          <w:rFonts w:cs="Times New Roman"/>
          <w:szCs w:val="24"/>
        </w:rPr>
        <w:t>Buffler</w:t>
      </w:r>
      <w:proofErr w:type="spellEnd"/>
      <w:r w:rsidR="00FF54B1" w:rsidRPr="009C483C">
        <w:rPr>
          <w:rFonts w:cs="Times New Roman"/>
          <w:szCs w:val="24"/>
        </w:rPr>
        <w:t xml:space="preserve"> et al. (2009)</w:t>
      </w:r>
      <w:r w:rsidR="0018216A">
        <w:rPr>
          <w:rFonts w:cs="Times New Roman"/>
          <w:szCs w:val="24"/>
        </w:rPr>
        <w:t>.</w:t>
      </w:r>
      <w:r w:rsidR="00FF54B1" w:rsidRPr="009C483C">
        <w:rPr>
          <w:rFonts w:cs="Times New Roman"/>
          <w:szCs w:val="24"/>
        </w:rPr>
        <w:t xml:space="preserve"> </w:t>
      </w:r>
      <w:r w:rsidR="0067094C">
        <w:rPr>
          <w:rFonts w:cs="Times New Roman"/>
          <w:szCs w:val="24"/>
        </w:rPr>
        <w:t>S</w:t>
      </w:r>
      <w:r w:rsidR="009C483C">
        <w:rPr>
          <w:rFonts w:cs="Times New Roman"/>
          <w:szCs w:val="24"/>
        </w:rPr>
        <w:t xml:space="preserve">elected questions </w:t>
      </w:r>
      <w:r w:rsidR="0067094C">
        <w:rPr>
          <w:rFonts w:cs="Times New Roman"/>
          <w:szCs w:val="24"/>
        </w:rPr>
        <w:t xml:space="preserve">from the CAOS and ARTIST scales </w:t>
      </w:r>
      <w:r w:rsidR="00606C0E">
        <w:rPr>
          <w:rFonts w:cs="Times New Roman"/>
          <w:szCs w:val="24"/>
        </w:rPr>
        <w:t>focus on the</w:t>
      </w:r>
      <w:r w:rsidR="009C483C">
        <w:rPr>
          <w:rFonts w:cs="Times New Roman"/>
          <w:szCs w:val="24"/>
        </w:rPr>
        <w:t xml:space="preserve"> interpretation of variability both numerically and graphically</w:t>
      </w:r>
      <w:r w:rsidR="0067094C">
        <w:rPr>
          <w:rFonts w:cs="Times New Roman"/>
          <w:szCs w:val="24"/>
        </w:rPr>
        <w:t xml:space="preserve"> addressing the aforementioned learning objectives B2, M2 and M4</w:t>
      </w:r>
      <w:r w:rsidR="009C483C">
        <w:rPr>
          <w:rFonts w:cs="Times New Roman"/>
          <w:szCs w:val="24"/>
        </w:rPr>
        <w:t xml:space="preserve">. </w:t>
      </w:r>
      <w:r w:rsidR="00A17199">
        <w:rPr>
          <w:rFonts w:cs="Times New Roman"/>
          <w:szCs w:val="24"/>
        </w:rPr>
        <w:t>Within the field of statistics</w:t>
      </w:r>
      <w:ins w:id="205" w:author="Dr. Michelle Everson" w:date="2013-11-17T09:56:00Z">
        <w:r w:rsidR="003101B3">
          <w:rPr>
            <w:rFonts w:cs="Times New Roman"/>
            <w:szCs w:val="24"/>
          </w:rPr>
          <w:t>,</w:t>
        </w:r>
      </w:ins>
      <w:r w:rsidR="00A17199">
        <w:rPr>
          <w:rFonts w:cs="Times New Roman"/>
          <w:szCs w:val="24"/>
        </w:rPr>
        <w:t xml:space="preserve"> no known instruments exist that</w:t>
      </w:r>
      <w:r w:rsidR="00684A9D">
        <w:rPr>
          <w:rFonts w:cs="Times New Roman"/>
          <w:szCs w:val="24"/>
        </w:rPr>
        <w:t xml:space="preserve"> </w:t>
      </w:r>
      <w:r w:rsidR="00A17199">
        <w:rPr>
          <w:rFonts w:cs="Times New Roman"/>
          <w:szCs w:val="24"/>
        </w:rPr>
        <w:t xml:space="preserve">assess </w:t>
      </w:r>
      <w:r w:rsidR="009C483C">
        <w:rPr>
          <w:rFonts w:cs="Times New Roman"/>
          <w:szCs w:val="24"/>
        </w:rPr>
        <w:t>student’s</w:t>
      </w:r>
      <w:r w:rsidR="00A17199">
        <w:rPr>
          <w:rFonts w:cs="Times New Roman"/>
          <w:szCs w:val="24"/>
        </w:rPr>
        <w:t xml:space="preserve"> understanding of basic concepts of metrology. </w:t>
      </w:r>
      <w:r w:rsidR="009C483C">
        <w:rPr>
          <w:rFonts w:cs="Times New Roman"/>
          <w:szCs w:val="24"/>
        </w:rPr>
        <w:t xml:space="preserve">For </w:t>
      </w:r>
      <w:r w:rsidR="00684A9D">
        <w:rPr>
          <w:rFonts w:cs="Times New Roman"/>
          <w:szCs w:val="24"/>
        </w:rPr>
        <w:t>this reason</w:t>
      </w:r>
      <w:ins w:id="206" w:author="Dr. Michelle Everson" w:date="2013-11-17T09:56:00Z">
        <w:r w:rsidR="003101B3">
          <w:rPr>
            <w:rFonts w:cs="Times New Roman"/>
            <w:szCs w:val="24"/>
          </w:rPr>
          <w:t>,</w:t>
        </w:r>
      </w:ins>
      <w:r w:rsidR="009C483C">
        <w:rPr>
          <w:rFonts w:cs="Times New Roman"/>
          <w:szCs w:val="24"/>
        </w:rPr>
        <w:t xml:space="preserve"> we refer</w:t>
      </w:r>
      <w:r w:rsidR="00684A9D">
        <w:rPr>
          <w:rFonts w:cs="Times New Roman"/>
          <w:szCs w:val="24"/>
        </w:rPr>
        <w:t xml:space="preserve"> </w:t>
      </w:r>
      <w:r w:rsidR="009C483C">
        <w:rPr>
          <w:rFonts w:cs="Times New Roman"/>
          <w:szCs w:val="24"/>
        </w:rPr>
        <w:t xml:space="preserve">to an existing </w:t>
      </w:r>
      <w:r w:rsidR="003C761A">
        <w:rPr>
          <w:rFonts w:cs="Times New Roman"/>
          <w:szCs w:val="24"/>
        </w:rPr>
        <w:t>assessment consisting of metrology related questions</w:t>
      </w:r>
      <w:r w:rsidR="0067094C">
        <w:rPr>
          <w:rFonts w:cs="Times New Roman"/>
          <w:szCs w:val="24"/>
        </w:rPr>
        <w:t xml:space="preserve"> from the physics education literature</w:t>
      </w:r>
      <w:r w:rsidR="003C761A">
        <w:rPr>
          <w:rFonts w:cs="Times New Roman"/>
          <w:szCs w:val="24"/>
        </w:rPr>
        <w:t xml:space="preserve">. </w:t>
      </w:r>
      <w:r w:rsidR="009C483C">
        <w:rPr>
          <w:rFonts w:cs="Times New Roman"/>
          <w:szCs w:val="24"/>
        </w:rPr>
        <w:t xml:space="preserve">While </w:t>
      </w:r>
      <w:r w:rsidR="00992B96">
        <w:rPr>
          <w:rFonts w:cs="Times New Roman"/>
          <w:szCs w:val="24"/>
        </w:rPr>
        <w:t xml:space="preserve">the authors are not aware of a </w:t>
      </w:r>
      <w:r w:rsidR="00B305ED">
        <w:rPr>
          <w:rFonts w:cs="Times New Roman"/>
          <w:szCs w:val="24"/>
        </w:rPr>
        <w:t xml:space="preserve">formal </w:t>
      </w:r>
      <w:r w:rsidR="00992B96">
        <w:rPr>
          <w:rFonts w:cs="Times New Roman"/>
          <w:szCs w:val="24"/>
        </w:rPr>
        <w:t xml:space="preserve">content </w:t>
      </w:r>
      <w:r w:rsidR="00B305ED">
        <w:rPr>
          <w:rFonts w:cs="Times New Roman"/>
          <w:szCs w:val="24"/>
        </w:rPr>
        <w:t xml:space="preserve">validity and reliability </w:t>
      </w:r>
      <w:r w:rsidR="00992B96">
        <w:rPr>
          <w:rFonts w:cs="Times New Roman"/>
          <w:szCs w:val="24"/>
        </w:rPr>
        <w:t>evaluation for this instrument, the instrument has</w:t>
      </w:r>
      <w:r w:rsidR="00B305ED">
        <w:rPr>
          <w:rFonts w:cs="Times New Roman"/>
          <w:szCs w:val="24"/>
        </w:rPr>
        <w:t xml:space="preserve"> been used in</w:t>
      </w:r>
      <w:ins w:id="207" w:author="Author">
        <w:r w:rsidR="002E6378">
          <w:rPr>
            <w:rFonts w:cs="Times New Roman"/>
            <w:szCs w:val="24"/>
          </w:rPr>
          <w:t xml:space="preserve"> prior</w:t>
        </w:r>
      </w:ins>
      <w:r w:rsidR="00B305ED">
        <w:rPr>
          <w:rFonts w:cs="Times New Roman"/>
          <w:szCs w:val="24"/>
        </w:rPr>
        <w:t xml:space="preserve"> </w:t>
      </w:r>
      <w:r w:rsidR="0067094C">
        <w:rPr>
          <w:rFonts w:cs="Times New Roman"/>
          <w:szCs w:val="24"/>
        </w:rPr>
        <w:t>published</w:t>
      </w:r>
      <w:del w:id="208" w:author="Author">
        <w:r w:rsidR="0067094C" w:rsidDel="002E6378">
          <w:rPr>
            <w:rFonts w:cs="Times New Roman"/>
            <w:szCs w:val="24"/>
          </w:rPr>
          <w:delText>, prior</w:delText>
        </w:r>
      </w:del>
      <w:r w:rsidR="0067094C">
        <w:rPr>
          <w:rFonts w:cs="Times New Roman"/>
          <w:szCs w:val="24"/>
        </w:rPr>
        <w:t xml:space="preserve"> </w:t>
      </w:r>
      <w:r w:rsidR="00B305ED">
        <w:rPr>
          <w:rFonts w:cs="Times New Roman"/>
          <w:szCs w:val="24"/>
        </w:rPr>
        <w:t>resea</w:t>
      </w:r>
      <w:r w:rsidR="0067094C">
        <w:rPr>
          <w:rFonts w:cs="Times New Roman"/>
          <w:szCs w:val="24"/>
        </w:rPr>
        <w:t>rch studies</w:t>
      </w:r>
      <w:r w:rsidR="00B305ED">
        <w:rPr>
          <w:rFonts w:cs="Times New Roman"/>
          <w:szCs w:val="24"/>
        </w:rPr>
        <w:t>. For the set of selected questions</w:t>
      </w:r>
      <w:ins w:id="209" w:author="Dr. Michelle Everson" w:date="2013-11-17T09:56:00Z">
        <w:r w:rsidR="003101B3">
          <w:rPr>
            <w:rFonts w:cs="Times New Roman"/>
            <w:szCs w:val="24"/>
          </w:rPr>
          <w:t>,</w:t>
        </w:r>
      </w:ins>
      <w:r w:rsidR="00B305ED" w:rsidRPr="00646B37">
        <w:rPr>
          <w:rFonts w:cs="Times New Roman"/>
          <w:szCs w:val="24"/>
        </w:rPr>
        <w:t xml:space="preserve"> </w:t>
      </w:r>
      <w:r w:rsidR="00B305ED">
        <w:rPr>
          <w:rFonts w:cs="Times New Roman"/>
          <w:szCs w:val="24"/>
        </w:rPr>
        <w:t xml:space="preserve">we made small modifications with respect to </w:t>
      </w:r>
      <w:r w:rsidRPr="00646B37">
        <w:rPr>
          <w:rFonts w:cs="Times New Roman"/>
          <w:szCs w:val="24"/>
        </w:rPr>
        <w:t xml:space="preserve">context and style </w:t>
      </w:r>
      <w:r w:rsidR="00B305ED">
        <w:rPr>
          <w:rFonts w:cs="Times New Roman"/>
          <w:szCs w:val="24"/>
        </w:rPr>
        <w:t xml:space="preserve">while leaving the nature of the questions unchanged. Students were presented similar examples during </w:t>
      </w:r>
      <w:r w:rsidR="003875AD">
        <w:rPr>
          <w:rFonts w:cs="Times New Roman"/>
          <w:szCs w:val="24"/>
        </w:rPr>
        <w:t xml:space="preserve">lecture </w:t>
      </w:r>
      <w:r w:rsidR="00D874AC">
        <w:rPr>
          <w:rFonts w:cs="Times New Roman"/>
          <w:szCs w:val="24"/>
        </w:rPr>
        <w:t xml:space="preserve">and </w:t>
      </w:r>
      <w:r w:rsidRPr="00646B37">
        <w:rPr>
          <w:rFonts w:cs="Times New Roman"/>
          <w:szCs w:val="24"/>
        </w:rPr>
        <w:t>lab a</w:t>
      </w:r>
      <w:r w:rsidR="003875AD">
        <w:rPr>
          <w:rFonts w:cs="Times New Roman"/>
          <w:szCs w:val="24"/>
        </w:rPr>
        <w:t>ctivitie</w:t>
      </w:r>
      <w:r>
        <w:rPr>
          <w:rFonts w:cs="Times New Roman"/>
          <w:szCs w:val="24"/>
        </w:rPr>
        <w:t>s</w:t>
      </w:r>
      <w:r w:rsidRPr="00646B37">
        <w:rPr>
          <w:rFonts w:cs="Times New Roman"/>
          <w:szCs w:val="24"/>
        </w:rPr>
        <w:t xml:space="preserve">. </w:t>
      </w:r>
      <w:r w:rsidR="00C94C7F">
        <w:rPr>
          <w:rFonts w:cs="Times New Roman"/>
          <w:szCs w:val="24"/>
        </w:rPr>
        <w:t xml:space="preserve">Some </w:t>
      </w:r>
      <w:r w:rsidR="003875AD">
        <w:rPr>
          <w:rFonts w:cs="Times New Roman"/>
          <w:szCs w:val="24"/>
        </w:rPr>
        <w:t>of these questions pose</w:t>
      </w:r>
      <w:r w:rsidR="00D874AC">
        <w:rPr>
          <w:rFonts w:cs="Times New Roman"/>
          <w:szCs w:val="24"/>
        </w:rPr>
        <w:t xml:space="preserve"> a </w:t>
      </w:r>
      <w:r w:rsidR="00C94C7F">
        <w:rPr>
          <w:rFonts w:cs="Times New Roman"/>
          <w:szCs w:val="24"/>
        </w:rPr>
        <w:t>scenario</w:t>
      </w:r>
      <w:r w:rsidR="003875AD">
        <w:rPr>
          <w:rFonts w:cs="Times New Roman"/>
          <w:szCs w:val="24"/>
        </w:rPr>
        <w:t xml:space="preserve">, </w:t>
      </w:r>
      <w:r w:rsidR="00684A9D">
        <w:rPr>
          <w:rFonts w:cs="Times New Roman"/>
          <w:szCs w:val="24"/>
        </w:rPr>
        <w:t xml:space="preserve">then </w:t>
      </w:r>
      <w:r w:rsidR="003875AD">
        <w:rPr>
          <w:rFonts w:cs="Times New Roman"/>
          <w:szCs w:val="24"/>
        </w:rPr>
        <w:t>present the student with four statements,</w:t>
      </w:r>
      <w:r w:rsidR="00C94C7F">
        <w:rPr>
          <w:rFonts w:cs="Times New Roman"/>
          <w:szCs w:val="24"/>
        </w:rPr>
        <w:t xml:space="preserve"> and ask </w:t>
      </w:r>
      <w:r w:rsidR="003875AD">
        <w:rPr>
          <w:rFonts w:cs="Times New Roman"/>
          <w:szCs w:val="24"/>
        </w:rPr>
        <w:t>him or her</w:t>
      </w:r>
      <w:r w:rsidR="00C94C7F">
        <w:rPr>
          <w:rFonts w:cs="Times New Roman"/>
          <w:szCs w:val="24"/>
        </w:rPr>
        <w:t xml:space="preserve"> to choose </w:t>
      </w:r>
      <w:r w:rsidR="003875AD">
        <w:rPr>
          <w:rFonts w:cs="Times New Roman"/>
          <w:szCs w:val="24"/>
        </w:rPr>
        <w:t>the one with which</w:t>
      </w:r>
      <w:r w:rsidR="004C5875">
        <w:rPr>
          <w:rFonts w:cs="Times New Roman"/>
          <w:szCs w:val="24"/>
        </w:rPr>
        <w:t xml:space="preserve"> </w:t>
      </w:r>
      <w:r w:rsidR="003875AD">
        <w:rPr>
          <w:rFonts w:cs="Times New Roman"/>
          <w:szCs w:val="24"/>
        </w:rPr>
        <w:t>he or she most closely agrees</w:t>
      </w:r>
      <w:r w:rsidR="00C94C7F">
        <w:rPr>
          <w:rFonts w:cs="Times New Roman"/>
          <w:szCs w:val="24"/>
        </w:rPr>
        <w:t xml:space="preserve"> </w:t>
      </w:r>
      <w:r w:rsidR="00C94C7F">
        <w:rPr>
          <w:rFonts w:cs="Times New Roman"/>
          <w:szCs w:val="24"/>
        </w:rPr>
        <w:lastRenderedPageBreak/>
        <w:t>(</w:t>
      </w:r>
      <w:proofErr w:type="spellStart"/>
      <w:r w:rsidR="008451A7">
        <w:rPr>
          <w:rFonts w:cs="Times New Roman"/>
          <w:szCs w:val="24"/>
        </w:rPr>
        <w:t>Buffler</w:t>
      </w:r>
      <w:proofErr w:type="spellEnd"/>
      <w:r w:rsidR="00C94C7F">
        <w:rPr>
          <w:rFonts w:cs="Times New Roman"/>
          <w:szCs w:val="24"/>
        </w:rPr>
        <w:t xml:space="preserve"> et al.</w:t>
      </w:r>
      <w:r w:rsidR="008451A7">
        <w:rPr>
          <w:rFonts w:cs="Times New Roman"/>
          <w:szCs w:val="24"/>
        </w:rPr>
        <w:t>, 2009</w:t>
      </w:r>
      <w:r w:rsidR="003875AD">
        <w:rPr>
          <w:rFonts w:cs="Times New Roman"/>
          <w:szCs w:val="24"/>
        </w:rPr>
        <w:t xml:space="preserve">). Other questions present </w:t>
      </w:r>
      <w:r w:rsidR="00D874AC">
        <w:rPr>
          <w:rFonts w:cs="Times New Roman"/>
          <w:szCs w:val="24"/>
        </w:rPr>
        <w:t>the student</w:t>
      </w:r>
      <w:r w:rsidR="00C94C7F">
        <w:rPr>
          <w:rFonts w:cs="Times New Roman"/>
          <w:szCs w:val="24"/>
        </w:rPr>
        <w:t xml:space="preserve"> </w:t>
      </w:r>
      <w:r w:rsidR="003875AD">
        <w:rPr>
          <w:rFonts w:cs="Times New Roman"/>
          <w:szCs w:val="24"/>
        </w:rPr>
        <w:t xml:space="preserve">with </w:t>
      </w:r>
      <w:r w:rsidR="00D874AC">
        <w:rPr>
          <w:rFonts w:cs="Times New Roman"/>
          <w:szCs w:val="24"/>
        </w:rPr>
        <w:t xml:space="preserve">the results of an </w:t>
      </w:r>
      <w:r w:rsidR="003875AD">
        <w:rPr>
          <w:rFonts w:cs="Times New Roman"/>
          <w:szCs w:val="24"/>
        </w:rPr>
        <w:t>analysis and ask</w:t>
      </w:r>
      <w:r w:rsidR="008451A7">
        <w:rPr>
          <w:rFonts w:cs="Times New Roman"/>
          <w:szCs w:val="24"/>
        </w:rPr>
        <w:t xml:space="preserve"> to compare the sources of variability </w:t>
      </w:r>
      <w:r w:rsidR="00D874AC">
        <w:rPr>
          <w:rFonts w:cs="Times New Roman"/>
          <w:szCs w:val="24"/>
        </w:rPr>
        <w:t>or</w:t>
      </w:r>
      <w:r w:rsidR="00C94C7F">
        <w:rPr>
          <w:rFonts w:cs="Times New Roman"/>
          <w:szCs w:val="24"/>
        </w:rPr>
        <w:t xml:space="preserve"> make decisions based on </w:t>
      </w:r>
      <w:r w:rsidR="00D874AC">
        <w:rPr>
          <w:rFonts w:cs="Times New Roman"/>
          <w:szCs w:val="24"/>
        </w:rPr>
        <w:t>a</w:t>
      </w:r>
      <w:r w:rsidR="00C94C7F">
        <w:rPr>
          <w:rFonts w:cs="Times New Roman"/>
          <w:szCs w:val="24"/>
        </w:rPr>
        <w:t xml:space="preserve"> comparison. </w:t>
      </w:r>
    </w:p>
    <w:p w14:paraId="4896150D" w14:textId="77777777" w:rsidR="004A5121" w:rsidRDefault="004A5121" w:rsidP="00520F7D">
      <w:pPr>
        <w:spacing w:after="0" w:line="240" w:lineRule="auto"/>
        <w:contextualSpacing/>
        <w:rPr>
          <w:rFonts w:cs="Times New Roman"/>
          <w:szCs w:val="24"/>
        </w:rPr>
      </w:pPr>
    </w:p>
    <w:p w14:paraId="40B27DAC" w14:textId="77777777" w:rsidR="004A5121" w:rsidRDefault="00041668" w:rsidP="00520F7D">
      <w:pPr>
        <w:spacing w:after="0" w:line="240" w:lineRule="auto"/>
        <w:contextualSpacing/>
        <w:rPr>
          <w:rFonts w:cs="Times New Roman"/>
          <w:b/>
          <w:sz w:val="26"/>
          <w:szCs w:val="26"/>
        </w:rPr>
      </w:pPr>
      <w:r w:rsidRPr="00041668">
        <w:rPr>
          <w:rFonts w:cs="Times New Roman"/>
          <w:b/>
          <w:sz w:val="26"/>
          <w:szCs w:val="26"/>
        </w:rPr>
        <w:t xml:space="preserve">5.2 </w:t>
      </w:r>
      <w:r w:rsidR="004A5121" w:rsidRPr="00041668">
        <w:rPr>
          <w:rFonts w:cs="Times New Roman"/>
          <w:b/>
          <w:sz w:val="26"/>
          <w:szCs w:val="26"/>
        </w:rPr>
        <w:t>Attitude Component</w:t>
      </w:r>
    </w:p>
    <w:p w14:paraId="1A8C032F" w14:textId="77777777" w:rsidR="00530B13" w:rsidRPr="00041668" w:rsidRDefault="00530B13" w:rsidP="00520F7D">
      <w:pPr>
        <w:spacing w:after="0" w:line="240" w:lineRule="auto"/>
        <w:contextualSpacing/>
        <w:rPr>
          <w:rFonts w:cs="Times New Roman"/>
          <w:b/>
          <w:sz w:val="26"/>
          <w:szCs w:val="26"/>
        </w:rPr>
      </w:pPr>
    </w:p>
    <w:p w14:paraId="0862D16F" w14:textId="24DBEFF2" w:rsidR="00B85359" w:rsidRDefault="00546A17" w:rsidP="00520F7D">
      <w:pPr>
        <w:spacing w:after="0" w:line="240" w:lineRule="auto"/>
        <w:contextualSpacing/>
        <w:rPr>
          <w:rFonts w:cs="Times New Roman"/>
          <w:szCs w:val="24"/>
        </w:rPr>
      </w:pPr>
      <w:commentRangeStart w:id="210"/>
      <w:r>
        <w:rPr>
          <w:rFonts w:cs="Times New Roman"/>
          <w:szCs w:val="24"/>
        </w:rPr>
        <w:t>Because s</w:t>
      </w:r>
      <w:r w:rsidR="00042CD6">
        <w:rPr>
          <w:rFonts w:cs="Times New Roman"/>
          <w:szCs w:val="24"/>
        </w:rPr>
        <w:t xml:space="preserve">tudents often </w:t>
      </w:r>
      <w:r>
        <w:rPr>
          <w:rFonts w:cs="Times New Roman"/>
          <w:szCs w:val="24"/>
        </w:rPr>
        <w:t>perceive</w:t>
      </w:r>
      <w:r w:rsidR="00042CD6">
        <w:rPr>
          <w:rFonts w:cs="Times New Roman"/>
          <w:szCs w:val="24"/>
        </w:rPr>
        <w:t xml:space="preserve"> statistics </w:t>
      </w:r>
      <w:r>
        <w:rPr>
          <w:rFonts w:cs="Times New Roman"/>
          <w:szCs w:val="24"/>
        </w:rPr>
        <w:t xml:space="preserve">as irrelevant to both </w:t>
      </w:r>
      <w:r w:rsidR="005F58E4">
        <w:rPr>
          <w:rFonts w:cs="Times New Roman"/>
          <w:szCs w:val="24"/>
        </w:rPr>
        <w:t xml:space="preserve">their </w:t>
      </w:r>
      <w:r>
        <w:rPr>
          <w:rFonts w:cs="Times New Roman"/>
          <w:szCs w:val="24"/>
        </w:rPr>
        <w:t xml:space="preserve">personal as well as </w:t>
      </w:r>
      <w:r w:rsidR="005F58E4">
        <w:rPr>
          <w:rFonts w:cs="Times New Roman"/>
          <w:szCs w:val="24"/>
        </w:rPr>
        <w:t xml:space="preserve">their </w:t>
      </w:r>
      <w:r>
        <w:rPr>
          <w:rFonts w:cs="Times New Roman"/>
          <w:szCs w:val="24"/>
        </w:rPr>
        <w:t>professional life</w:t>
      </w:r>
      <w:commentRangeEnd w:id="210"/>
      <w:r w:rsidR="003101B3">
        <w:rPr>
          <w:rStyle w:val="CommentReference"/>
        </w:rPr>
        <w:commentReference w:id="210"/>
      </w:r>
      <w:ins w:id="211" w:author="Dr. Michelle Everson" w:date="2013-11-17T09:56:00Z">
        <w:r w:rsidR="003101B3">
          <w:rPr>
            <w:rFonts w:cs="Times New Roman"/>
            <w:szCs w:val="24"/>
          </w:rPr>
          <w:t>,</w:t>
        </w:r>
      </w:ins>
      <w:r>
        <w:rPr>
          <w:rFonts w:cs="Times New Roman"/>
          <w:szCs w:val="24"/>
        </w:rPr>
        <w:t xml:space="preserve"> </w:t>
      </w:r>
      <w:r w:rsidR="00D577E0">
        <w:rPr>
          <w:rFonts w:cs="Times New Roman"/>
          <w:szCs w:val="24"/>
        </w:rPr>
        <w:t xml:space="preserve">one objective of embedding metrology into introductory statistics courses is to </w:t>
      </w:r>
      <w:r w:rsidR="00D577E0">
        <w:rPr>
          <w:rFonts w:cs="Times New Roman"/>
          <w:color w:val="000000"/>
          <w:szCs w:val="24"/>
        </w:rPr>
        <w:t xml:space="preserve">make statistics more attractive to undergraduate students by connecting their learning activities to real-world applications. </w:t>
      </w:r>
      <w:r w:rsidR="00CC195E">
        <w:rPr>
          <w:rFonts w:cs="Times New Roman"/>
          <w:color w:val="000000"/>
          <w:szCs w:val="24"/>
        </w:rPr>
        <w:t xml:space="preserve">We used a subset of nine questions from the </w:t>
      </w:r>
      <w:r w:rsidR="00CC195E">
        <w:rPr>
          <w:rFonts w:cs="Times New Roman"/>
          <w:szCs w:val="24"/>
        </w:rPr>
        <w:t>SATS-36</w:t>
      </w:r>
      <w:del w:id="212" w:author="Author">
        <w:r w:rsidR="00CC195E" w:rsidDel="002E6378">
          <w:rPr>
            <w:rFonts w:cs="Times New Roman"/>
            <w:szCs w:val="24"/>
          </w:rPr>
          <w:delText>©</w:delText>
        </w:r>
      </w:del>
      <w:r w:rsidR="00CC195E">
        <w:rPr>
          <w:rFonts w:cs="Times New Roman"/>
          <w:szCs w:val="24"/>
        </w:rPr>
        <w:t xml:space="preserve"> (Survey on Attitudes </w:t>
      </w:r>
      <w:proofErr w:type="gramStart"/>
      <w:r w:rsidR="00CC195E">
        <w:rPr>
          <w:rFonts w:cs="Times New Roman"/>
          <w:szCs w:val="24"/>
        </w:rPr>
        <w:t>Towards</w:t>
      </w:r>
      <w:proofErr w:type="gramEnd"/>
      <w:r w:rsidR="00CC195E">
        <w:rPr>
          <w:rFonts w:cs="Times New Roman"/>
          <w:szCs w:val="24"/>
        </w:rPr>
        <w:t xml:space="preserve"> Statistics) by Schau (2005). The subset was selected to address opinions about the usefulness of statistics in students’ lives</w:t>
      </w:r>
      <w:r w:rsidR="008C00EA">
        <w:rPr>
          <w:rFonts w:cs="Times New Roman"/>
          <w:szCs w:val="24"/>
        </w:rPr>
        <w:t xml:space="preserve"> </w:t>
      </w:r>
      <w:r w:rsidR="00C53FC6">
        <w:rPr>
          <w:rFonts w:cs="Times New Roman"/>
          <w:szCs w:val="24"/>
        </w:rPr>
        <w:t xml:space="preserve">(‘value’ dimension of the SATS scale) </w:t>
      </w:r>
      <w:r w:rsidR="008C00EA">
        <w:rPr>
          <w:rFonts w:cs="Times New Roman"/>
          <w:szCs w:val="24"/>
        </w:rPr>
        <w:t>and students’ perception of difficulty of the material</w:t>
      </w:r>
      <w:r w:rsidR="00C53FC6">
        <w:rPr>
          <w:rFonts w:cs="Times New Roman"/>
          <w:szCs w:val="24"/>
        </w:rPr>
        <w:t xml:space="preserve"> (two items addressing ‘cognitive com</w:t>
      </w:r>
      <w:r w:rsidR="009242FD">
        <w:rPr>
          <w:rFonts w:cs="Times New Roman"/>
          <w:szCs w:val="24"/>
        </w:rPr>
        <w:t>petence’; one item</w:t>
      </w:r>
      <w:r w:rsidR="00C53FC6">
        <w:rPr>
          <w:rFonts w:cs="Times New Roman"/>
          <w:szCs w:val="24"/>
        </w:rPr>
        <w:t xml:space="preserve"> from the ‘difficulty dimension’)</w:t>
      </w:r>
      <w:r w:rsidR="00CC195E">
        <w:rPr>
          <w:rFonts w:cs="Times New Roman"/>
          <w:szCs w:val="24"/>
        </w:rPr>
        <w:t xml:space="preserve">. </w:t>
      </w:r>
      <w:r w:rsidR="005F58E4">
        <w:rPr>
          <w:rFonts w:cs="Times New Roman"/>
          <w:szCs w:val="24"/>
        </w:rPr>
        <w:t xml:space="preserve">These questions were selected based on what we </w:t>
      </w:r>
      <w:r w:rsidR="000942A4">
        <w:rPr>
          <w:rFonts w:cs="Times New Roman"/>
          <w:szCs w:val="24"/>
        </w:rPr>
        <w:t>considered most lining up with our study objectives</w:t>
      </w:r>
      <w:r w:rsidR="00C53FC6">
        <w:rPr>
          <w:rFonts w:cs="Times New Roman"/>
          <w:szCs w:val="24"/>
        </w:rPr>
        <w:t xml:space="preserve">. </w:t>
      </w:r>
      <w:r w:rsidR="000942A4">
        <w:rPr>
          <w:rFonts w:cs="Times New Roman"/>
          <w:szCs w:val="24"/>
        </w:rPr>
        <w:t xml:space="preserve">We realize that arguments can be made for a different set of questions. </w:t>
      </w:r>
      <w:r w:rsidR="00DF5292">
        <w:rPr>
          <w:rFonts w:cs="Times New Roman"/>
          <w:szCs w:val="24"/>
        </w:rPr>
        <w:t xml:space="preserve">Seven of the questions are negatively worded and thus will be reverse coded so that higher responses represent a higher perception of the usefulness or </w:t>
      </w:r>
      <w:r w:rsidR="00D15D0A">
        <w:rPr>
          <w:rFonts w:cs="Times New Roman"/>
          <w:szCs w:val="24"/>
        </w:rPr>
        <w:t>understanding</w:t>
      </w:r>
      <w:r w:rsidR="00DF5292">
        <w:rPr>
          <w:rFonts w:cs="Times New Roman"/>
          <w:szCs w:val="24"/>
        </w:rPr>
        <w:t xml:space="preserve"> o</w:t>
      </w:r>
      <w:r w:rsidR="00B46B03">
        <w:rPr>
          <w:rFonts w:cs="Times New Roman"/>
          <w:szCs w:val="24"/>
        </w:rPr>
        <w:t xml:space="preserve">f statistics.  </w:t>
      </w:r>
      <w:r w:rsidR="00CC195E">
        <w:rPr>
          <w:rFonts w:cs="Times New Roman"/>
          <w:szCs w:val="24"/>
        </w:rPr>
        <w:t>Item</w:t>
      </w:r>
      <w:r w:rsidR="008C00EA">
        <w:rPr>
          <w:rFonts w:cs="Times New Roman"/>
          <w:szCs w:val="24"/>
        </w:rPr>
        <w:t>s</w:t>
      </w:r>
      <w:r w:rsidR="004F5023">
        <w:rPr>
          <w:rFonts w:cs="Times New Roman"/>
          <w:szCs w:val="24"/>
        </w:rPr>
        <w:t xml:space="preserve"> included in the survey </w:t>
      </w:r>
      <w:r w:rsidR="00CC195E">
        <w:rPr>
          <w:rFonts w:cs="Times New Roman"/>
          <w:szCs w:val="24"/>
        </w:rPr>
        <w:t>are</w:t>
      </w:r>
      <w:r w:rsidR="004F5023">
        <w:rPr>
          <w:rFonts w:cs="Times New Roman"/>
          <w:szCs w:val="24"/>
        </w:rPr>
        <w:t>:</w:t>
      </w:r>
    </w:p>
    <w:p w14:paraId="52093B02" w14:textId="77777777" w:rsidR="004F5023" w:rsidRDefault="007E6ACA" w:rsidP="00520F7D">
      <w:pPr>
        <w:pStyle w:val="ListParagraph"/>
        <w:numPr>
          <w:ilvl w:val="0"/>
          <w:numId w:val="1"/>
        </w:numPr>
        <w:spacing w:after="0" w:line="240" w:lineRule="auto"/>
        <w:rPr>
          <w:rFonts w:cs="Times New Roman"/>
          <w:szCs w:val="24"/>
        </w:rPr>
      </w:pPr>
      <w:r>
        <w:rPr>
          <w:rFonts w:cs="Times New Roman"/>
          <w:szCs w:val="24"/>
        </w:rPr>
        <w:t xml:space="preserve">(Reverse </w:t>
      </w:r>
      <w:r w:rsidR="00667286">
        <w:rPr>
          <w:rFonts w:cs="Times New Roman"/>
          <w:szCs w:val="24"/>
        </w:rPr>
        <w:t>coded</w:t>
      </w:r>
      <w:r>
        <w:rPr>
          <w:rFonts w:cs="Times New Roman"/>
          <w:szCs w:val="24"/>
        </w:rPr>
        <w:t xml:space="preserve">) </w:t>
      </w:r>
      <w:r w:rsidR="004F5023" w:rsidRPr="004F5023">
        <w:rPr>
          <w:rFonts w:cs="Times New Roman"/>
          <w:szCs w:val="24"/>
        </w:rPr>
        <w:t>Statistics is worthless.</w:t>
      </w:r>
      <w:r w:rsidR="0016620D">
        <w:rPr>
          <w:rFonts w:cs="Times New Roman"/>
          <w:szCs w:val="24"/>
        </w:rPr>
        <w:t xml:space="preserve"> (value)</w:t>
      </w:r>
    </w:p>
    <w:p w14:paraId="47299198" w14:textId="77777777" w:rsidR="004F5023" w:rsidRDefault="007E6ACA" w:rsidP="00520F7D">
      <w:pPr>
        <w:pStyle w:val="ListParagraph"/>
        <w:numPr>
          <w:ilvl w:val="0"/>
          <w:numId w:val="1"/>
        </w:numPr>
        <w:spacing w:after="0" w:line="240" w:lineRule="auto"/>
        <w:rPr>
          <w:rFonts w:cs="Times New Roman"/>
          <w:szCs w:val="24"/>
        </w:rPr>
      </w:pPr>
      <w:r>
        <w:rPr>
          <w:rFonts w:cs="Times New Roman"/>
          <w:szCs w:val="24"/>
        </w:rPr>
        <w:t xml:space="preserve">(Reverse </w:t>
      </w:r>
      <w:r w:rsidR="00667286">
        <w:rPr>
          <w:rFonts w:cs="Times New Roman"/>
          <w:szCs w:val="24"/>
        </w:rPr>
        <w:t>coded</w:t>
      </w:r>
      <w:r>
        <w:rPr>
          <w:rFonts w:cs="Times New Roman"/>
          <w:szCs w:val="24"/>
        </w:rPr>
        <w:t xml:space="preserve">) </w:t>
      </w:r>
      <w:r w:rsidR="004F5023" w:rsidRPr="004F5023">
        <w:rPr>
          <w:rFonts w:cs="Times New Roman"/>
          <w:szCs w:val="24"/>
        </w:rPr>
        <w:t>Statistical thinking is not applicable in my life outside my job.</w:t>
      </w:r>
      <w:r w:rsidR="0016620D">
        <w:rPr>
          <w:rFonts w:cs="Times New Roman"/>
          <w:szCs w:val="24"/>
        </w:rPr>
        <w:t xml:space="preserve"> (value)</w:t>
      </w:r>
    </w:p>
    <w:p w14:paraId="20C35434" w14:textId="77777777" w:rsidR="004F5023" w:rsidRDefault="004F5023" w:rsidP="00520F7D">
      <w:pPr>
        <w:pStyle w:val="ListParagraph"/>
        <w:numPr>
          <w:ilvl w:val="0"/>
          <w:numId w:val="1"/>
        </w:numPr>
        <w:spacing w:after="0" w:line="240" w:lineRule="auto"/>
        <w:rPr>
          <w:rFonts w:cs="Times New Roman"/>
          <w:szCs w:val="24"/>
        </w:rPr>
      </w:pPr>
      <w:r w:rsidRPr="004F5023">
        <w:rPr>
          <w:rFonts w:cs="Times New Roman"/>
          <w:szCs w:val="24"/>
        </w:rPr>
        <w:t>I use statistics in my everyday life</w:t>
      </w:r>
      <w:r>
        <w:rPr>
          <w:rFonts w:cs="Times New Roman"/>
          <w:szCs w:val="24"/>
        </w:rPr>
        <w:t>.</w:t>
      </w:r>
      <w:r w:rsidR="0016620D" w:rsidRPr="0016620D">
        <w:rPr>
          <w:rFonts w:cs="Times New Roman"/>
          <w:szCs w:val="24"/>
        </w:rPr>
        <w:t xml:space="preserve"> </w:t>
      </w:r>
      <w:r w:rsidR="0016620D">
        <w:rPr>
          <w:rFonts w:cs="Times New Roman"/>
          <w:szCs w:val="24"/>
        </w:rPr>
        <w:t>(value)</w:t>
      </w:r>
    </w:p>
    <w:p w14:paraId="00821C85" w14:textId="77777777" w:rsidR="004F5023" w:rsidRDefault="00AB3BBC" w:rsidP="00520F7D">
      <w:pPr>
        <w:pStyle w:val="ListParagraph"/>
        <w:numPr>
          <w:ilvl w:val="0"/>
          <w:numId w:val="1"/>
        </w:numPr>
        <w:spacing w:after="0" w:line="240" w:lineRule="auto"/>
        <w:rPr>
          <w:rFonts w:cs="Times New Roman"/>
          <w:szCs w:val="24"/>
        </w:rPr>
      </w:pPr>
      <w:r>
        <w:rPr>
          <w:rFonts w:cs="Times New Roman"/>
          <w:szCs w:val="24"/>
        </w:rPr>
        <w:t xml:space="preserve">(Reverse </w:t>
      </w:r>
      <w:r w:rsidR="00667286">
        <w:rPr>
          <w:rFonts w:cs="Times New Roman"/>
          <w:szCs w:val="24"/>
        </w:rPr>
        <w:t>coded</w:t>
      </w:r>
      <w:r>
        <w:rPr>
          <w:rFonts w:cs="Times New Roman"/>
          <w:szCs w:val="24"/>
        </w:rPr>
        <w:t xml:space="preserve">) </w:t>
      </w:r>
      <w:r w:rsidR="004F5023" w:rsidRPr="004F5023">
        <w:rPr>
          <w:rFonts w:cs="Times New Roman"/>
          <w:szCs w:val="24"/>
        </w:rPr>
        <w:t>Statistics conclusions are rarely presented in everyday life.</w:t>
      </w:r>
      <w:r w:rsidR="0016620D" w:rsidRPr="0016620D">
        <w:rPr>
          <w:rFonts w:cs="Times New Roman"/>
          <w:szCs w:val="24"/>
        </w:rPr>
        <w:t xml:space="preserve"> </w:t>
      </w:r>
      <w:r w:rsidR="0016620D">
        <w:rPr>
          <w:rFonts w:cs="Times New Roman"/>
          <w:szCs w:val="24"/>
        </w:rPr>
        <w:t>(value)</w:t>
      </w:r>
    </w:p>
    <w:p w14:paraId="1A8CD4B0" w14:textId="77777777" w:rsidR="004F5023" w:rsidRDefault="00AB3BBC" w:rsidP="00520F7D">
      <w:pPr>
        <w:pStyle w:val="ListParagraph"/>
        <w:numPr>
          <w:ilvl w:val="0"/>
          <w:numId w:val="1"/>
        </w:numPr>
        <w:spacing w:after="0" w:line="240" w:lineRule="auto"/>
        <w:rPr>
          <w:rFonts w:cs="Times New Roman"/>
          <w:szCs w:val="24"/>
        </w:rPr>
      </w:pPr>
      <w:r>
        <w:rPr>
          <w:rFonts w:cs="Times New Roman"/>
          <w:szCs w:val="24"/>
        </w:rPr>
        <w:t xml:space="preserve">(Reverse </w:t>
      </w:r>
      <w:r w:rsidR="00667286">
        <w:rPr>
          <w:rFonts w:cs="Times New Roman"/>
          <w:szCs w:val="24"/>
        </w:rPr>
        <w:t>coded</w:t>
      </w:r>
      <w:r>
        <w:rPr>
          <w:rFonts w:cs="Times New Roman"/>
          <w:szCs w:val="24"/>
        </w:rPr>
        <w:t xml:space="preserve">) </w:t>
      </w:r>
      <w:r w:rsidR="004F5023" w:rsidRPr="004F5023">
        <w:rPr>
          <w:rFonts w:cs="Times New Roman"/>
          <w:szCs w:val="24"/>
        </w:rPr>
        <w:t>I will have no application for statistics in my profession.</w:t>
      </w:r>
      <w:r w:rsidR="0016620D" w:rsidRPr="0016620D">
        <w:rPr>
          <w:rFonts w:cs="Times New Roman"/>
          <w:szCs w:val="24"/>
        </w:rPr>
        <w:t xml:space="preserve"> </w:t>
      </w:r>
      <w:r w:rsidR="0016620D">
        <w:rPr>
          <w:rFonts w:cs="Times New Roman"/>
          <w:szCs w:val="24"/>
        </w:rPr>
        <w:t>(value)</w:t>
      </w:r>
    </w:p>
    <w:p w14:paraId="27C82A86" w14:textId="77777777" w:rsidR="004F5023" w:rsidRDefault="004F5023" w:rsidP="00520F7D">
      <w:pPr>
        <w:pStyle w:val="ListParagraph"/>
        <w:numPr>
          <w:ilvl w:val="0"/>
          <w:numId w:val="1"/>
        </w:numPr>
        <w:spacing w:after="0" w:line="240" w:lineRule="auto"/>
        <w:rPr>
          <w:rFonts w:cs="Times New Roman"/>
          <w:szCs w:val="24"/>
        </w:rPr>
      </w:pPr>
      <w:r w:rsidRPr="004F5023">
        <w:rPr>
          <w:rFonts w:cs="Times New Roman"/>
          <w:szCs w:val="24"/>
        </w:rPr>
        <w:t>I can learn statistics.</w:t>
      </w:r>
      <w:r w:rsidR="0016620D" w:rsidRPr="0016620D">
        <w:rPr>
          <w:rFonts w:cs="Times New Roman"/>
          <w:szCs w:val="24"/>
        </w:rPr>
        <w:t xml:space="preserve"> </w:t>
      </w:r>
      <w:r w:rsidR="0016620D">
        <w:rPr>
          <w:rFonts w:cs="Times New Roman"/>
          <w:szCs w:val="24"/>
        </w:rPr>
        <w:t>(cognitive competence)</w:t>
      </w:r>
    </w:p>
    <w:p w14:paraId="451419B4" w14:textId="77777777" w:rsidR="004F5023" w:rsidRDefault="00AB3BBC" w:rsidP="00520F7D">
      <w:pPr>
        <w:pStyle w:val="ListParagraph"/>
        <w:numPr>
          <w:ilvl w:val="0"/>
          <w:numId w:val="1"/>
        </w:numPr>
        <w:spacing w:after="0" w:line="240" w:lineRule="auto"/>
        <w:rPr>
          <w:rFonts w:cs="Times New Roman"/>
          <w:szCs w:val="24"/>
        </w:rPr>
      </w:pPr>
      <w:r>
        <w:rPr>
          <w:rFonts w:cs="Times New Roman"/>
          <w:szCs w:val="24"/>
        </w:rPr>
        <w:t xml:space="preserve">(Reverse </w:t>
      </w:r>
      <w:r w:rsidR="00667286">
        <w:rPr>
          <w:rFonts w:cs="Times New Roman"/>
          <w:szCs w:val="24"/>
        </w:rPr>
        <w:t>coded</w:t>
      </w:r>
      <w:r>
        <w:rPr>
          <w:rFonts w:cs="Times New Roman"/>
          <w:szCs w:val="24"/>
        </w:rPr>
        <w:t xml:space="preserve">) </w:t>
      </w:r>
      <w:r w:rsidR="004F5023" w:rsidRPr="004F5023">
        <w:rPr>
          <w:rFonts w:cs="Times New Roman"/>
          <w:szCs w:val="24"/>
        </w:rPr>
        <w:t>Statistics is irrelevant in my life.</w:t>
      </w:r>
      <w:r w:rsidR="0016620D" w:rsidRPr="0016620D">
        <w:rPr>
          <w:rFonts w:cs="Times New Roman"/>
          <w:szCs w:val="24"/>
        </w:rPr>
        <w:t xml:space="preserve"> </w:t>
      </w:r>
      <w:r w:rsidR="0016620D">
        <w:rPr>
          <w:rFonts w:cs="Times New Roman"/>
          <w:szCs w:val="24"/>
        </w:rPr>
        <w:t>(value)</w:t>
      </w:r>
    </w:p>
    <w:p w14:paraId="2F2AE75F" w14:textId="77777777" w:rsidR="004F5023" w:rsidRDefault="00AB3BBC" w:rsidP="00520F7D">
      <w:pPr>
        <w:pStyle w:val="ListParagraph"/>
        <w:numPr>
          <w:ilvl w:val="0"/>
          <w:numId w:val="1"/>
        </w:numPr>
        <w:spacing w:after="0" w:line="240" w:lineRule="auto"/>
        <w:rPr>
          <w:rFonts w:cs="Times New Roman"/>
          <w:szCs w:val="24"/>
        </w:rPr>
      </w:pPr>
      <w:r>
        <w:rPr>
          <w:rFonts w:cs="Times New Roman"/>
          <w:szCs w:val="24"/>
        </w:rPr>
        <w:t xml:space="preserve">(Reverse </w:t>
      </w:r>
      <w:r w:rsidR="00667286">
        <w:rPr>
          <w:rFonts w:cs="Times New Roman"/>
          <w:szCs w:val="24"/>
        </w:rPr>
        <w:t>coded</w:t>
      </w:r>
      <w:r>
        <w:rPr>
          <w:rFonts w:cs="Times New Roman"/>
          <w:szCs w:val="24"/>
        </w:rPr>
        <w:t xml:space="preserve">) </w:t>
      </w:r>
      <w:r w:rsidR="004F5023" w:rsidRPr="004F5023">
        <w:rPr>
          <w:rFonts w:cs="Times New Roman"/>
          <w:szCs w:val="24"/>
        </w:rPr>
        <w:t>I will find it difficult to understand statistical concepts.</w:t>
      </w:r>
      <w:r w:rsidR="0016620D" w:rsidRPr="0016620D">
        <w:rPr>
          <w:rFonts w:cs="Times New Roman"/>
          <w:szCs w:val="24"/>
        </w:rPr>
        <w:t xml:space="preserve"> </w:t>
      </w:r>
      <w:r w:rsidR="0016620D">
        <w:rPr>
          <w:rFonts w:cs="Times New Roman"/>
          <w:szCs w:val="24"/>
        </w:rPr>
        <w:t>(cognitive competence)</w:t>
      </w:r>
    </w:p>
    <w:p w14:paraId="1BFAE28F" w14:textId="77777777" w:rsidR="004F5023" w:rsidRPr="004F5023" w:rsidRDefault="00AB3BBC" w:rsidP="00520F7D">
      <w:pPr>
        <w:pStyle w:val="ListParagraph"/>
        <w:numPr>
          <w:ilvl w:val="0"/>
          <w:numId w:val="1"/>
        </w:numPr>
        <w:spacing w:after="0" w:line="240" w:lineRule="auto"/>
        <w:rPr>
          <w:rFonts w:cs="Times New Roman"/>
          <w:szCs w:val="24"/>
        </w:rPr>
      </w:pPr>
      <w:r>
        <w:rPr>
          <w:rFonts w:cs="Times New Roman"/>
          <w:szCs w:val="24"/>
        </w:rPr>
        <w:t xml:space="preserve">(Reverse </w:t>
      </w:r>
      <w:r w:rsidR="00667286">
        <w:rPr>
          <w:rFonts w:cs="Times New Roman"/>
          <w:szCs w:val="24"/>
        </w:rPr>
        <w:t>coded</w:t>
      </w:r>
      <w:r>
        <w:rPr>
          <w:rFonts w:cs="Times New Roman"/>
          <w:szCs w:val="24"/>
        </w:rPr>
        <w:t xml:space="preserve">) </w:t>
      </w:r>
      <w:r w:rsidR="004F5023" w:rsidRPr="004F5023">
        <w:rPr>
          <w:rFonts w:cs="Times New Roman"/>
          <w:szCs w:val="24"/>
        </w:rPr>
        <w:t>Most people have to learn a new way of thinking to do statistics.</w:t>
      </w:r>
      <w:r w:rsidR="0016620D" w:rsidRPr="0016620D">
        <w:rPr>
          <w:rFonts w:cs="Times New Roman"/>
          <w:szCs w:val="24"/>
        </w:rPr>
        <w:t xml:space="preserve"> </w:t>
      </w:r>
      <w:r w:rsidR="0016620D">
        <w:rPr>
          <w:rFonts w:cs="Times New Roman"/>
          <w:szCs w:val="24"/>
        </w:rPr>
        <w:t>(difficulty)</w:t>
      </w:r>
    </w:p>
    <w:p w14:paraId="02D24086" w14:textId="77777777" w:rsidR="00576997" w:rsidRDefault="00576997" w:rsidP="00520F7D">
      <w:pPr>
        <w:spacing w:after="0" w:line="240" w:lineRule="auto"/>
        <w:contextualSpacing/>
        <w:rPr>
          <w:rFonts w:cs="Times New Roman"/>
          <w:szCs w:val="24"/>
        </w:rPr>
      </w:pPr>
    </w:p>
    <w:p w14:paraId="57020D79" w14:textId="13CE82EA" w:rsidR="0087306A" w:rsidRPr="0087306A" w:rsidRDefault="0087306A" w:rsidP="00520F7D">
      <w:pPr>
        <w:spacing w:after="0" w:line="240" w:lineRule="auto"/>
        <w:contextualSpacing/>
        <w:rPr>
          <w:rFonts w:cs="Times New Roman"/>
          <w:szCs w:val="24"/>
        </w:rPr>
      </w:pPr>
      <w:r>
        <w:rPr>
          <w:rFonts w:cs="Times New Roman"/>
          <w:szCs w:val="24"/>
        </w:rPr>
        <w:t xml:space="preserve">The classroom material and </w:t>
      </w:r>
      <w:r w:rsidR="00A82E83">
        <w:rPr>
          <w:rFonts w:cs="Times New Roman"/>
          <w:szCs w:val="24"/>
        </w:rPr>
        <w:t>evaluation metrics</w:t>
      </w:r>
      <w:r>
        <w:rPr>
          <w:rFonts w:cs="Times New Roman"/>
          <w:szCs w:val="24"/>
        </w:rPr>
        <w:t xml:space="preserve"> were </w:t>
      </w:r>
      <w:r w:rsidR="001C4627">
        <w:rPr>
          <w:rFonts w:cs="Times New Roman"/>
          <w:szCs w:val="24"/>
        </w:rPr>
        <w:t>administered</w:t>
      </w:r>
      <w:r>
        <w:rPr>
          <w:rFonts w:cs="Times New Roman"/>
          <w:szCs w:val="24"/>
        </w:rPr>
        <w:t xml:space="preserve"> t</w:t>
      </w:r>
      <w:r w:rsidR="00505128">
        <w:rPr>
          <w:rFonts w:cs="Times New Roman"/>
          <w:szCs w:val="24"/>
        </w:rPr>
        <w:t xml:space="preserve">o two sections of </w:t>
      </w:r>
      <w:r w:rsidR="0063081D">
        <w:rPr>
          <w:rFonts w:cs="Times New Roman"/>
          <w:szCs w:val="24"/>
        </w:rPr>
        <w:t>an introductory statistics course</w:t>
      </w:r>
      <w:r w:rsidRPr="0087306A">
        <w:rPr>
          <w:rFonts w:cs="Times New Roman"/>
          <w:szCs w:val="24"/>
        </w:rPr>
        <w:t xml:space="preserve"> </w:t>
      </w:r>
      <w:r w:rsidR="00505128">
        <w:rPr>
          <w:rFonts w:cs="Times New Roman"/>
          <w:szCs w:val="24"/>
        </w:rPr>
        <w:t xml:space="preserve">at </w:t>
      </w:r>
      <w:r w:rsidR="00E42E85">
        <w:rPr>
          <w:rFonts w:cs="Times New Roman"/>
          <w:szCs w:val="24"/>
        </w:rPr>
        <w:t xml:space="preserve">******* </w:t>
      </w:r>
      <w:r>
        <w:rPr>
          <w:rFonts w:cs="Times New Roman"/>
          <w:szCs w:val="24"/>
        </w:rPr>
        <w:t xml:space="preserve">during the Spring 2011 semester. </w:t>
      </w:r>
      <w:r w:rsidR="0063081D">
        <w:rPr>
          <w:rFonts w:cs="Times New Roman"/>
          <w:szCs w:val="24"/>
        </w:rPr>
        <w:t>This course</w:t>
      </w:r>
      <w:r w:rsidRPr="0087306A">
        <w:rPr>
          <w:rFonts w:cs="Times New Roman"/>
          <w:szCs w:val="24"/>
        </w:rPr>
        <w:t xml:space="preserve"> is designed for students in the liberal arts and sciences and provides an introduction to the basic statistical concepts including descriptive statistics, correlation and regression, confidence intervals, and hypothesis testing. A </w:t>
      </w:r>
      <w:r w:rsidR="00F0265B">
        <w:rPr>
          <w:rFonts w:cs="Times New Roman"/>
          <w:szCs w:val="24"/>
        </w:rPr>
        <w:t>2</w:t>
      </w:r>
      <w:r w:rsidRPr="0087306A">
        <w:rPr>
          <w:rFonts w:cs="Times New Roman"/>
          <w:szCs w:val="24"/>
        </w:rPr>
        <w:t>-hour laboratory component is part of this course</w:t>
      </w:r>
      <w:r w:rsidR="009242FD">
        <w:rPr>
          <w:rFonts w:cs="Times New Roman"/>
          <w:szCs w:val="24"/>
        </w:rPr>
        <w:t>,</w:t>
      </w:r>
      <w:r w:rsidRPr="0087306A">
        <w:rPr>
          <w:rFonts w:cs="Times New Roman"/>
          <w:szCs w:val="24"/>
        </w:rPr>
        <w:t xml:space="preserve"> in addition to three, 50-minute lec</w:t>
      </w:r>
      <w:r w:rsidR="001C4627">
        <w:rPr>
          <w:rFonts w:cs="Times New Roman"/>
          <w:szCs w:val="24"/>
        </w:rPr>
        <w:t xml:space="preserve">tures a week. </w:t>
      </w:r>
      <w:r w:rsidR="0063081D">
        <w:rPr>
          <w:rFonts w:cs="Times New Roman"/>
          <w:szCs w:val="24"/>
        </w:rPr>
        <w:t>The metrology material</w:t>
      </w:r>
      <w:r w:rsidR="001C4627">
        <w:rPr>
          <w:rFonts w:cs="Times New Roman"/>
          <w:szCs w:val="24"/>
        </w:rPr>
        <w:t xml:space="preserve"> was </w:t>
      </w:r>
      <w:r w:rsidR="0063081D">
        <w:rPr>
          <w:rFonts w:cs="Times New Roman"/>
          <w:szCs w:val="24"/>
        </w:rPr>
        <w:t xml:space="preserve">presented </w:t>
      </w:r>
      <w:r w:rsidR="001C4627">
        <w:rPr>
          <w:rFonts w:cs="Times New Roman"/>
          <w:szCs w:val="24"/>
        </w:rPr>
        <w:t>during</w:t>
      </w:r>
      <w:r w:rsidRPr="0087306A">
        <w:rPr>
          <w:rFonts w:cs="Times New Roman"/>
          <w:szCs w:val="24"/>
        </w:rPr>
        <w:t xml:space="preserve"> two </w:t>
      </w:r>
      <w:r w:rsidR="001C4627">
        <w:rPr>
          <w:rFonts w:cs="Times New Roman"/>
          <w:szCs w:val="24"/>
        </w:rPr>
        <w:t>consecutive</w:t>
      </w:r>
      <w:r w:rsidR="001C4627" w:rsidRPr="0087306A">
        <w:rPr>
          <w:rFonts w:cs="Times New Roman"/>
          <w:szCs w:val="24"/>
        </w:rPr>
        <w:t xml:space="preserve"> </w:t>
      </w:r>
      <w:r w:rsidRPr="0087306A">
        <w:rPr>
          <w:rFonts w:cs="Times New Roman"/>
          <w:szCs w:val="24"/>
        </w:rPr>
        <w:t>lab</w:t>
      </w:r>
      <w:r w:rsidR="0063081D">
        <w:rPr>
          <w:rFonts w:cs="Times New Roman"/>
          <w:szCs w:val="24"/>
        </w:rPr>
        <w:t>oratory</w:t>
      </w:r>
      <w:r w:rsidRPr="0087306A">
        <w:rPr>
          <w:rFonts w:cs="Times New Roman"/>
          <w:szCs w:val="24"/>
        </w:rPr>
        <w:t xml:space="preserve"> sessions</w:t>
      </w:r>
      <w:r w:rsidR="001C4627">
        <w:rPr>
          <w:rFonts w:cs="Times New Roman"/>
          <w:szCs w:val="24"/>
        </w:rPr>
        <w:t>. In each, a</w:t>
      </w:r>
      <w:r w:rsidRPr="0087306A">
        <w:rPr>
          <w:rFonts w:cs="Times New Roman"/>
          <w:szCs w:val="24"/>
        </w:rPr>
        <w:t xml:space="preserve"> </w:t>
      </w:r>
      <w:r w:rsidR="0016620D">
        <w:rPr>
          <w:rFonts w:cs="Times New Roman"/>
          <w:szCs w:val="24"/>
        </w:rPr>
        <w:t>6</w:t>
      </w:r>
      <w:r w:rsidR="0016620D" w:rsidRPr="0087306A">
        <w:rPr>
          <w:rFonts w:cs="Times New Roman"/>
          <w:szCs w:val="24"/>
        </w:rPr>
        <w:t>0</w:t>
      </w:r>
      <w:r w:rsidRPr="0087306A">
        <w:rPr>
          <w:rFonts w:cs="Times New Roman"/>
          <w:szCs w:val="24"/>
        </w:rPr>
        <w:t>-minute lecture was followed by a 30-</w:t>
      </w:r>
      <w:r w:rsidR="0016620D">
        <w:rPr>
          <w:rFonts w:cs="Times New Roman"/>
          <w:szCs w:val="24"/>
        </w:rPr>
        <w:t xml:space="preserve">45 </w:t>
      </w:r>
      <w:r w:rsidRPr="0087306A">
        <w:rPr>
          <w:rFonts w:cs="Times New Roman"/>
          <w:szCs w:val="24"/>
        </w:rPr>
        <w:t xml:space="preserve">minute lab </w:t>
      </w:r>
      <w:r w:rsidR="001C4627">
        <w:rPr>
          <w:rFonts w:cs="Times New Roman"/>
          <w:szCs w:val="24"/>
        </w:rPr>
        <w:t xml:space="preserve">group </w:t>
      </w:r>
      <w:r w:rsidR="001E6079">
        <w:rPr>
          <w:rFonts w:cs="Times New Roman"/>
          <w:szCs w:val="24"/>
        </w:rPr>
        <w:t>activity</w:t>
      </w:r>
      <w:r w:rsidR="001C4627">
        <w:rPr>
          <w:rFonts w:cs="Times New Roman"/>
          <w:szCs w:val="24"/>
        </w:rPr>
        <w:t>.</w:t>
      </w:r>
    </w:p>
    <w:p w14:paraId="04CBCF07" w14:textId="77777777" w:rsidR="00530B13" w:rsidRDefault="00530B13" w:rsidP="00520F7D">
      <w:pPr>
        <w:spacing w:after="0" w:line="240" w:lineRule="auto"/>
        <w:contextualSpacing/>
        <w:rPr>
          <w:rFonts w:cs="Times New Roman"/>
          <w:szCs w:val="24"/>
        </w:rPr>
      </w:pPr>
    </w:p>
    <w:p w14:paraId="19D1F186" w14:textId="3B81A98F" w:rsidR="0087306A" w:rsidRPr="0087306A" w:rsidRDefault="001E6079" w:rsidP="00520F7D">
      <w:pPr>
        <w:spacing w:after="0" w:line="240" w:lineRule="auto"/>
        <w:contextualSpacing/>
        <w:rPr>
          <w:rFonts w:cs="Times New Roman"/>
          <w:szCs w:val="24"/>
        </w:rPr>
      </w:pPr>
      <w:r>
        <w:rPr>
          <w:rFonts w:cs="Times New Roman"/>
          <w:szCs w:val="24"/>
        </w:rPr>
        <w:t>Seventy-</w:t>
      </w:r>
      <w:r w:rsidR="004E0BB3">
        <w:rPr>
          <w:rFonts w:cs="Times New Roman"/>
          <w:szCs w:val="24"/>
        </w:rPr>
        <w:t>eight</w:t>
      </w:r>
      <w:r>
        <w:rPr>
          <w:rFonts w:cs="Times New Roman"/>
          <w:szCs w:val="24"/>
        </w:rPr>
        <w:t xml:space="preserve"> students completed t</w:t>
      </w:r>
      <w:r w:rsidR="0087306A" w:rsidRPr="0087306A">
        <w:rPr>
          <w:rFonts w:cs="Times New Roman"/>
          <w:szCs w:val="24"/>
        </w:rPr>
        <w:t xml:space="preserve">he </w:t>
      </w:r>
      <w:r w:rsidR="009D1094">
        <w:rPr>
          <w:rFonts w:cs="Times New Roman"/>
          <w:szCs w:val="24"/>
        </w:rPr>
        <w:t>pre- and post-</w:t>
      </w:r>
      <w:r w:rsidR="00284004">
        <w:rPr>
          <w:rFonts w:cs="Times New Roman"/>
          <w:szCs w:val="24"/>
        </w:rPr>
        <w:t xml:space="preserve">assessment on </w:t>
      </w:r>
      <w:r w:rsidR="001C0226">
        <w:rPr>
          <w:rFonts w:cs="Times New Roman"/>
          <w:szCs w:val="24"/>
        </w:rPr>
        <w:t xml:space="preserve">the </w:t>
      </w:r>
      <w:r w:rsidR="00284004">
        <w:rPr>
          <w:rFonts w:cs="Times New Roman"/>
          <w:szCs w:val="24"/>
        </w:rPr>
        <w:t xml:space="preserve">understanding </w:t>
      </w:r>
      <w:r w:rsidR="001C0226">
        <w:rPr>
          <w:rFonts w:cs="Times New Roman"/>
          <w:szCs w:val="24"/>
        </w:rPr>
        <w:t xml:space="preserve">questions </w:t>
      </w:r>
      <w:r w:rsidR="00284004">
        <w:rPr>
          <w:rFonts w:cs="Times New Roman"/>
          <w:szCs w:val="24"/>
        </w:rPr>
        <w:t>as well as</w:t>
      </w:r>
      <w:r w:rsidR="0087306A" w:rsidRPr="0087306A">
        <w:rPr>
          <w:rFonts w:cs="Times New Roman"/>
          <w:szCs w:val="24"/>
        </w:rPr>
        <w:t xml:space="preserve"> </w:t>
      </w:r>
      <w:r w:rsidR="00284004">
        <w:rPr>
          <w:rFonts w:cs="Times New Roman"/>
          <w:szCs w:val="24"/>
        </w:rPr>
        <w:t xml:space="preserve">the </w:t>
      </w:r>
      <w:r w:rsidR="0087306A" w:rsidRPr="0087306A">
        <w:rPr>
          <w:rFonts w:cs="Times New Roman"/>
          <w:szCs w:val="24"/>
        </w:rPr>
        <w:t>survey</w:t>
      </w:r>
      <w:r w:rsidR="00284004">
        <w:rPr>
          <w:rFonts w:cs="Times New Roman"/>
          <w:szCs w:val="24"/>
        </w:rPr>
        <w:t xml:space="preserve"> on </w:t>
      </w:r>
      <w:del w:id="213" w:author="Author">
        <w:r w:rsidR="00284004" w:rsidDel="002E6378">
          <w:rPr>
            <w:rFonts w:cs="Times New Roman"/>
            <w:szCs w:val="24"/>
          </w:rPr>
          <w:delText xml:space="preserve">students’ </w:delText>
        </w:r>
      </w:del>
      <w:r w:rsidR="00284004">
        <w:rPr>
          <w:rFonts w:cs="Times New Roman"/>
          <w:szCs w:val="24"/>
        </w:rPr>
        <w:t>attitude toward statistics</w:t>
      </w:r>
      <w:r w:rsidR="0087306A" w:rsidRPr="0087306A">
        <w:rPr>
          <w:rFonts w:cs="Times New Roman"/>
          <w:szCs w:val="24"/>
        </w:rPr>
        <w:t xml:space="preserve"> before and after the </w:t>
      </w:r>
      <w:r w:rsidR="0087306A">
        <w:rPr>
          <w:rFonts w:cs="Times New Roman"/>
          <w:szCs w:val="24"/>
        </w:rPr>
        <w:t xml:space="preserve">presentation of the </w:t>
      </w:r>
      <w:r w:rsidR="0087306A" w:rsidRPr="0087306A">
        <w:rPr>
          <w:rFonts w:cs="Times New Roman"/>
          <w:szCs w:val="24"/>
        </w:rPr>
        <w:t>metrology material</w:t>
      </w:r>
      <w:r w:rsidR="0087306A">
        <w:rPr>
          <w:rFonts w:cs="Times New Roman"/>
          <w:szCs w:val="24"/>
        </w:rPr>
        <w:t xml:space="preserve">. </w:t>
      </w:r>
      <w:r w:rsidR="00EF218C">
        <w:rPr>
          <w:rFonts w:cs="Times New Roman"/>
          <w:szCs w:val="24"/>
        </w:rPr>
        <w:t>All evaluations</w:t>
      </w:r>
      <w:r w:rsidR="0087306A" w:rsidRPr="0087306A">
        <w:rPr>
          <w:rFonts w:cs="Times New Roman"/>
          <w:szCs w:val="24"/>
        </w:rPr>
        <w:t xml:space="preserve"> </w:t>
      </w:r>
      <w:del w:id="214" w:author="Dr. Michelle Everson" w:date="2013-11-17T09:57:00Z">
        <w:r w:rsidR="0087306A" w:rsidRPr="0087306A" w:rsidDel="003101B3">
          <w:rPr>
            <w:rFonts w:cs="Times New Roman"/>
            <w:szCs w:val="24"/>
          </w:rPr>
          <w:delText>a</w:delText>
        </w:r>
      </w:del>
      <w:del w:id="215" w:author="Dr. Michelle Everson" w:date="2013-11-17T09:56:00Z">
        <w:r w:rsidR="0087306A" w:rsidRPr="0087306A" w:rsidDel="003101B3">
          <w:rPr>
            <w:rFonts w:cs="Times New Roman"/>
            <w:szCs w:val="24"/>
          </w:rPr>
          <w:delText>ll</w:delText>
        </w:r>
      </w:del>
      <w:r w:rsidR="0087306A" w:rsidRPr="0087306A">
        <w:rPr>
          <w:rFonts w:cs="Times New Roman"/>
          <w:szCs w:val="24"/>
        </w:rPr>
        <w:t xml:space="preserve"> were administered online. Students were given a week before </w:t>
      </w:r>
      <w:r w:rsidR="00470BF8">
        <w:rPr>
          <w:rFonts w:cs="Times New Roman"/>
          <w:szCs w:val="24"/>
        </w:rPr>
        <w:t xml:space="preserve">the first presentation </w:t>
      </w:r>
      <w:r w:rsidR="0087306A" w:rsidRPr="0087306A">
        <w:rPr>
          <w:rFonts w:cs="Times New Roman"/>
          <w:szCs w:val="24"/>
        </w:rPr>
        <w:t xml:space="preserve">and </w:t>
      </w:r>
      <w:r w:rsidR="00470BF8">
        <w:rPr>
          <w:rFonts w:cs="Times New Roman"/>
          <w:szCs w:val="24"/>
        </w:rPr>
        <w:t xml:space="preserve">a week </w:t>
      </w:r>
      <w:r w:rsidR="0087306A" w:rsidRPr="0087306A">
        <w:rPr>
          <w:rFonts w:cs="Times New Roman"/>
          <w:szCs w:val="24"/>
        </w:rPr>
        <w:t xml:space="preserve">after </w:t>
      </w:r>
      <w:r>
        <w:rPr>
          <w:rFonts w:cs="Times New Roman"/>
          <w:szCs w:val="24"/>
        </w:rPr>
        <w:t>its</w:t>
      </w:r>
      <w:r w:rsidR="00470BF8">
        <w:rPr>
          <w:rFonts w:cs="Times New Roman"/>
          <w:szCs w:val="24"/>
        </w:rPr>
        <w:t xml:space="preserve"> completion in the second lab period </w:t>
      </w:r>
      <w:r w:rsidR="0087306A" w:rsidRPr="0087306A">
        <w:rPr>
          <w:rFonts w:cs="Times New Roman"/>
          <w:szCs w:val="24"/>
        </w:rPr>
        <w:t xml:space="preserve">to </w:t>
      </w:r>
      <w:r>
        <w:rPr>
          <w:rFonts w:cs="Times New Roman"/>
          <w:szCs w:val="24"/>
        </w:rPr>
        <w:t>finish</w:t>
      </w:r>
      <w:r w:rsidRPr="0087306A">
        <w:rPr>
          <w:rFonts w:cs="Times New Roman"/>
          <w:szCs w:val="24"/>
        </w:rPr>
        <w:t xml:space="preserve"> </w:t>
      </w:r>
      <w:r>
        <w:rPr>
          <w:rFonts w:cs="Times New Roman"/>
          <w:szCs w:val="24"/>
        </w:rPr>
        <w:t>the assessments</w:t>
      </w:r>
      <w:r w:rsidR="0087306A" w:rsidRPr="0087306A">
        <w:rPr>
          <w:rFonts w:cs="Times New Roman"/>
          <w:szCs w:val="24"/>
        </w:rPr>
        <w:t xml:space="preserve">. </w:t>
      </w:r>
      <w:r w:rsidR="002A1252">
        <w:rPr>
          <w:rFonts w:cs="Times New Roman"/>
          <w:szCs w:val="24"/>
        </w:rPr>
        <w:t xml:space="preserve">Therefore, there </w:t>
      </w:r>
      <w:r>
        <w:rPr>
          <w:rFonts w:cs="Times New Roman"/>
          <w:szCs w:val="24"/>
        </w:rPr>
        <w:t>were</w:t>
      </w:r>
      <w:r w:rsidR="002A1252">
        <w:rPr>
          <w:rFonts w:cs="Times New Roman"/>
          <w:szCs w:val="24"/>
        </w:rPr>
        <w:t xml:space="preserve"> </w:t>
      </w:r>
      <w:del w:id="216" w:author="Dr. Michelle Everson" w:date="2013-11-17T09:57:00Z">
        <w:r w:rsidDel="003101B3">
          <w:rPr>
            <w:rFonts w:cs="Times New Roman"/>
            <w:szCs w:val="24"/>
          </w:rPr>
          <w:delText xml:space="preserve">between </w:delText>
        </w:r>
      </w:del>
      <w:ins w:id="217" w:author="Dr. Michelle Everson" w:date="2013-11-17T09:57:00Z">
        <w:r w:rsidR="003101B3">
          <w:rPr>
            <w:rFonts w:cs="Times New Roman"/>
            <w:szCs w:val="24"/>
          </w:rPr>
          <w:t>from</w:t>
        </w:r>
        <w:r w:rsidR="003101B3">
          <w:rPr>
            <w:rFonts w:cs="Times New Roman"/>
            <w:szCs w:val="24"/>
          </w:rPr>
          <w:t xml:space="preserve"> </w:t>
        </w:r>
      </w:ins>
      <w:r w:rsidR="008A4C5B">
        <w:rPr>
          <w:rFonts w:cs="Times New Roman"/>
          <w:szCs w:val="24"/>
        </w:rPr>
        <w:t xml:space="preserve">two weeks </w:t>
      </w:r>
      <w:del w:id="218" w:author="Dr. Michelle Everson" w:date="2013-11-17T09:57:00Z">
        <w:r w:rsidR="008A4C5B" w:rsidDel="003101B3">
          <w:rPr>
            <w:rFonts w:cs="Times New Roman"/>
            <w:szCs w:val="24"/>
          </w:rPr>
          <w:delText xml:space="preserve">and </w:delText>
        </w:r>
      </w:del>
      <w:ins w:id="219" w:author="Dr. Michelle Everson" w:date="2013-11-17T09:57:00Z">
        <w:r w:rsidR="003101B3">
          <w:rPr>
            <w:rFonts w:cs="Times New Roman"/>
            <w:szCs w:val="24"/>
          </w:rPr>
          <w:t>to</w:t>
        </w:r>
        <w:r w:rsidR="003101B3">
          <w:rPr>
            <w:rFonts w:cs="Times New Roman"/>
            <w:szCs w:val="24"/>
          </w:rPr>
          <w:t xml:space="preserve"> </w:t>
        </w:r>
      </w:ins>
      <w:r w:rsidR="008A4C5B">
        <w:rPr>
          <w:rFonts w:cs="Times New Roman"/>
          <w:szCs w:val="24"/>
        </w:rPr>
        <w:t xml:space="preserve">at most a month between the two attempts. </w:t>
      </w:r>
      <w:r w:rsidR="002646B2">
        <w:rPr>
          <w:rFonts w:cs="Times New Roman"/>
          <w:szCs w:val="24"/>
        </w:rPr>
        <w:t xml:space="preserve">The solutions to the </w:t>
      </w:r>
      <w:r>
        <w:rPr>
          <w:rFonts w:cs="Times New Roman"/>
          <w:szCs w:val="24"/>
        </w:rPr>
        <w:t xml:space="preserve">content </w:t>
      </w:r>
      <w:r w:rsidR="002646B2">
        <w:rPr>
          <w:rFonts w:cs="Times New Roman"/>
          <w:szCs w:val="24"/>
        </w:rPr>
        <w:t xml:space="preserve">questions were not made available after the first attempt. </w:t>
      </w:r>
      <w:r w:rsidR="0087306A" w:rsidRPr="0087306A">
        <w:rPr>
          <w:rFonts w:cs="Times New Roman"/>
          <w:szCs w:val="24"/>
        </w:rPr>
        <w:t xml:space="preserve">The participants were aware of the details of the study prior to any data collection and were given the option to opt-out at any time. </w:t>
      </w:r>
      <w:r w:rsidR="005C0DDE">
        <w:rPr>
          <w:rFonts w:cs="AdvPSA88A"/>
          <w:szCs w:val="24"/>
        </w:rPr>
        <w:t>The</w:t>
      </w:r>
      <w:r w:rsidR="00627895" w:rsidRPr="00627895">
        <w:rPr>
          <w:rFonts w:cs="AdvPSA88A"/>
          <w:szCs w:val="24"/>
        </w:rPr>
        <w:t xml:space="preserve"> </w:t>
      </w:r>
      <w:r w:rsidR="00AE5083" w:rsidRPr="00627895">
        <w:rPr>
          <w:rFonts w:cs="AdvPSA88A"/>
          <w:szCs w:val="24"/>
        </w:rPr>
        <w:t>Institutional Review Boards at</w:t>
      </w:r>
      <w:r w:rsidR="007E54C5">
        <w:rPr>
          <w:rFonts w:cs="AdvPSA88A"/>
          <w:szCs w:val="24"/>
        </w:rPr>
        <w:t xml:space="preserve"> </w:t>
      </w:r>
      <w:r w:rsidR="007E54C5">
        <w:rPr>
          <w:rFonts w:cs="Times New Roman"/>
          <w:szCs w:val="24"/>
        </w:rPr>
        <w:t xml:space="preserve">******* </w:t>
      </w:r>
      <w:r w:rsidR="00AE5083" w:rsidRPr="00627895">
        <w:rPr>
          <w:rFonts w:cs="AdvPSA88A"/>
          <w:szCs w:val="24"/>
        </w:rPr>
        <w:lastRenderedPageBreak/>
        <w:t>approved the study protocol, consent form, and all participant-related assessment and survey materials</w:t>
      </w:r>
      <w:r w:rsidR="00627895">
        <w:rPr>
          <w:rFonts w:cs="AdvPSA88A"/>
          <w:szCs w:val="24"/>
        </w:rPr>
        <w:t>.</w:t>
      </w:r>
    </w:p>
    <w:p w14:paraId="262B5B14" w14:textId="77777777" w:rsidR="0087306A" w:rsidRDefault="0087306A" w:rsidP="009D5870">
      <w:pPr>
        <w:spacing w:after="0" w:line="240" w:lineRule="auto"/>
        <w:contextualSpacing/>
        <w:rPr>
          <w:rFonts w:cs="Times New Roman"/>
          <w:szCs w:val="24"/>
        </w:rPr>
      </w:pPr>
    </w:p>
    <w:p w14:paraId="6851C6FC" w14:textId="77777777" w:rsidR="00A130CF" w:rsidRDefault="00041668" w:rsidP="009D5870">
      <w:pPr>
        <w:spacing w:after="0" w:line="240" w:lineRule="auto"/>
        <w:contextualSpacing/>
        <w:outlineLvl w:val="0"/>
        <w:rPr>
          <w:rFonts w:cs="Times New Roman"/>
          <w:b/>
          <w:sz w:val="28"/>
          <w:szCs w:val="28"/>
        </w:rPr>
      </w:pPr>
      <w:r>
        <w:rPr>
          <w:rFonts w:cs="Times New Roman"/>
          <w:b/>
          <w:sz w:val="28"/>
          <w:szCs w:val="28"/>
        </w:rPr>
        <w:t>6</w:t>
      </w:r>
      <w:r w:rsidR="00A130CF">
        <w:rPr>
          <w:rFonts w:cs="Times New Roman"/>
          <w:b/>
          <w:sz w:val="28"/>
          <w:szCs w:val="28"/>
        </w:rPr>
        <w:t>. Results</w:t>
      </w:r>
    </w:p>
    <w:p w14:paraId="244B9EA5" w14:textId="77777777" w:rsidR="00530B13" w:rsidRDefault="00530B13" w:rsidP="009D5870">
      <w:pPr>
        <w:spacing w:after="0" w:line="240" w:lineRule="auto"/>
        <w:contextualSpacing/>
        <w:outlineLvl w:val="0"/>
        <w:rPr>
          <w:rFonts w:cs="Times New Roman"/>
          <w:b/>
          <w:sz w:val="28"/>
          <w:szCs w:val="28"/>
        </w:rPr>
      </w:pPr>
    </w:p>
    <w:p w14:paraId="0411E567" w14:textId="77777777" w:rsidR="00FC6861" w:rsidRDefault="00FE3C46" w:rsidP="009D5870">
      <w:pPr>
        <w:spacing w:after="0" w:line="240" w:lineRule="auto"/>
        <w:contextualSpacing/>
        <w:rPr>
          <w:rFonts w:cs="Times New Roman"/>
          <w:szCs w:val="24"/>
        </w:rPr>
      </w:pPr>
      <w:r>
        <w:rPr>
          <w:rFonts w:cs="Times New Roman"/>
          <w:szCs w:val="24"/>
        </w:rPr>
        <w:t>The change in</w:t>
      </w:r>
      <w:r w:rsidR="005E739F">
        <w:rPr>
          <w:rFonts w:cs="Times New Roman"/>
          <w:szCs w:val="24"/>
        </w:rPr>
        <w:t xml:space="preserve"> students</w:t>
      </w:r>
      <w:r w:rsidR="00470BF8">
        <w:rPr>
          <w:rFonts w:cs="Times New Roman"/>
          <w:szCs w:val="24"/>
        </w:rPr>
        <w:t>’</w:t>
      </w:r>
      <w:r w:rsidR="00F42238">
        <w:rPr>
          <w:rFonts w:cs="Times New Roman"/>
          <w:szCs w:val="24"/>
        </w:rPr>
        <w:t xml:space="preserve"> responses</w:t>
      </w:r>
      <w:r w:rsidR="005E739F">
        <w:rPr>
          <w:rFonts w:cs="Times New Roman"/>
          <w:szCs w:val="24"/>
        </w:rPr>
        <w:t xml:space="preserve"> on the pre and post </w:t>
      </w:r>
      <w:r w:rsidR="00E8784B">
        <w:rPr>
          <w:rFonts w:cs="Times New Roman"/>
          <w:szCs w:val="24"/>
        </w:rPr>
        <w:t xml:space="preserve">content </w:t>
      </w:r>
      <w:r w:rsidR="005E739F">
        <w:rPr>
          <w:rFonts w:cs="Times New Roman"/>
          <w:szCs w:val="24"/>
        </w:rPr>
        <w:t>assessment</w:t>
      </w:r>
      <w:r>
        <w:rPr>
          <w:rFonts w:cs="Times New Roman"/>
          <w:szCs w:val="24"/>
        </w:rPr>
        <w:t>s</w:t>
      </w:r>
      <w:r w:rsidR="005E739F">
        <w:rPr>
          <w:rFonts w:cs="Times New Roman"/>
          <w:szCs w:val="24"/>
        </w:rPr>
        <w:t xml:space="preserve"> and </w:t>
      </w:r>
      <w:r w:rsidR="00923024">
        <w:rPr>
          <w:rFonts w:cs="Times New Roman"/>
          <w:szCs w:val="24"/>
        </w:rPr>
        <w:t xml:space="preserve">the pre and post </w:t>
      </w:r>
      <w:r w:rsidR="00E8784B">
        <w:rPr>
          <w:rFonts w:cs="Times New Roman"/>
          <w:szCs w:val="24"/>
        </w:rPr>
        <w:t xml:space="preserve">attitudes </w:t>
      </w:r>
      <w:r w:rsidR="00D9549E">
        <w:rPr>
          <w:rFonts w:cs="Times New Roman"/>
          <w:szCs w:val="24"/>
        </w:rPr>
        <w:t>survey</w:t>
      </w:r>
      <w:r>
        <w:rPr>
          <w:rFonts w:cs="Times New Roman"/>
          <w:szCs w:val="24"/>
        </w:rPr>
        <w:t>s</w:t>
      </w:r>
      <w:r w:rsidR="00D9549E">
        <w:rPr>
          <w:rFonts w:cs="Times New Roman"/>
          <w:szCs w:val="24"/>
        </w:rPr>
        <w:t xml:space="preserve"> will </w:t>
      </w:r>
      <w:r>
        <w:rPr>
          <w:rFonts w:cs="Times New Roman"/>
          <w:szCs w:val="24"/>
        </w:rPr>
        <w:t xml:space="preserve">be </w:t>
      </w:r>
      <w:r w:rsidR="00921190">
        <w:rPr>
          <w:rFonts w:cs="Times New Roman"/>
          <w:szCs w:val="24"/>
        </w:rPr>
        <w:t>examined</w:t>
      </w:r>
      <w:r w:rsidR="008C4895">
        <w:rPr>
          <w:rFonts w:cs="Times New Roman"/>
          <w:szCs w:val="24"/>
        </w:rPr>
        <w:t xml:space="preserve"> </w:t>
      </w:r>
      <w:r>
        <w:rPr>
          <w:rFonts w:cs="Times New Roman"/>
          <w:szCs w:val="24"/>
        </w:rPr>
        <w:t xml:space="preserve">to </w:t>
      </w:r>
      <w:r w:rsidR="00213A19">
        <w:rPr>
          <w:rFonts w:cs="Times New Roman"/>
          <w:szCs w:val="24"/>
        </w:rPr>
        <w:t>describe</w:t>
      </w:r>
      <w:r w:rsidR="00D9549E">
        <w:rPr>
          <w:rFonts w:cs="Times New Roman"/>
          <w:szCs w:val="24"/>
        </w:rPr>
        <w:t xml:space="preserve"> the </w:t>
      </w:r>
      <w:r w:rsidR="00213A19">
        <w:rPr>
          <w:rFonts w:cs="Times New Roman"/>
          <w:szCs w:val="24"/>
        </w:rPr>
        <w:t xml:space="preserve">effect of the </w:t>
      </w:r>
      <w:r>
        <w:rPr>
          <w:rFonts w:cs="Times New Roman"/>
          <w:szCs w:val="24"/>
        </w:rPr>
        <w:t xml:space="preserve">metrology </w:t>
      </w:r>
      <w:r w:rsidR="00D9549E">
        <w:rPr>
          <w:rFonts w:cs="Times New Roman"/>
          <w:szCs w:val="24"/>
        </w:rPr>
        <w:t xml:space="preserve">material </w:t>
      </w:r>
      <w:r w:rsidR="00213A19">
        <w:rPr>
          <w:rFonts w:cs="Times New Roman"/>
          <w:szCs w:val="24"/>
        </w:rPr>
        <w:t>in</w:t>
      </w:r>
      <w:r>
        <w:rPr>
          <w:rFonts w:cs="Times New Roman"/>
          <w:szCs w:val="24"/>
        </w:rPr>
        <w:t xml:space="preserve"> the pilot study</w:t>
      </w:r>
      <w:r w:rsidR="005E739F">
        <w:rPr>
          <w:rFonts w:cs="Times New Roman"/>
          <w:szCs w:val="24"/>
        </w:rPr>
        <w:t>.</w:t>
      </w:r>
      <w:r w:rsidR="000E649D">
        <w:rPr>
          <w:rFonts w:cs="Times New Roman"/>
          <w:szCs w:val="24"/>
        </w:rPr>
        <w:t xml:space="preserve"> </w:t>
      </w:r>
      <w:r w:rsidR="002D3AE4">
        <w:rPr>
          <w:rFonts w:cs="Times New Roman"/>
          <w:szCs w:val="24"/>
        </w:rPr>
        <w:t>Because all students belonged to the same classroom and were introduced to the material by the same instructor</w:t>
      </w:r>
      <w:r w:rsidR="00BC3078">
        <w:rPr>
          <w:rFonts w:cs="Times New Roman"/>
          <w:szCs w:val="24"/>
        </w:rPr>
        <w:t>,</w:t>
      </w:r>
      <w:r w:rsidR="002D3AE4">
        <w:rPr>
          <w:rFonts w:cs="Times New Roman"/>
          <w:szCs w:val="24"/>
        </w:rPr>
        <w:t xml:space="preserve"> students’ </w:t>
      </w:r>
      <w:r w:rsidR="00BC3078">
        <w:rPr>
          <w:rFonts w:cs="Times New Roman"/>
          <w:szCs w:val="24"/>
        </w:rPr>
        <w:t>responses</w:t>
      </w:r>
      <w:r w:rsidR="002D3AE4">
        <w:rPr>
          <w:rFonts w:cs="Times New Roman"/>
          <w:szCs w:val="24"/>
        </w:rPr>
        <w:t xml:space="preserve"> cannot be understood as independent observations. Thus, all of the results below are descriptive in nature and do not</w:t>
      </w:r>
      <w:r w:rsidR="00FC6861">
        <w:rPr>
          <w:rFonts w:cs="Times New Roman"/>
          <w:szCs w:val="24"/>
        </w:rPr>
        <w:t xml:space="preserve"> allow for </w:t>
      </w:r>
      <w:r w:rsidR="005168AD">
        <w:rPr>
          <w:rFonts w:cs="Times New Roman"/>
          <w:szCs w:val="24"/>
        </w:rPr>
        <w:t>formal</w:t>
      </w:r>
      <w:r w:rsidR="00FC6861">
        <w:rPr>
          <w:rFonts w:cs="Times New Roman"/>
          <w:szCs w:val="24"/>
        </w:rPr>
        <w:t xml:space="preserve"> </w:t>
      </w:r>
      <w:r w:rsidR="00FC3C3D">
        <w:rPr>
          <w:rFonts w:cs="Times New Roman"/>
          <w:szCs w:val="24"/>
        </w:rPr>
        <w:t xml:space="preserve">inferential statements and </w:t>
      </w:r>
      <w:r w:rsidR="00FC6861">
        <w:rPr>
          <w:rFonts w:cs="Times New Roman"/>
          <w:szCs w:val="24"/>
        </w:rPr>
        <w:t xml:space="preserve">conclusions regarding </w:t>
      </w:r>
      <w:r w:rsidR="00FC3C3D">
        <w:rPr>
          <w:rFonts w:cs="Times New Roman"/>
          <w:szCs w:val="24"/>
        </w:rPr>
        <w:t xml:space="preserve">the material’s </w:t>
      </w:r>
      <w:r w:rsidR="00FC6861">
        <w:rPr>
          <w:rFonts w:cs="Times New Roman"/>
          <w:szCs w:val="24"/>
        </w:rPr>
        <w:t xml:space="preserve">effectiveness.  </w:t>
      </w:r>
      <w:r w:rsidR="00F817DB">
        <w:rPr>
          <w:rFonts w:cs="Times New Roman"/>
          <w:szCs w:val="24"/>
        </w:rPr>
        <w:t>We do not consider this a limitation of the study b</w:t>
      </w:r>
      <w:r w:rsidR="005168AD">
        <w:rPr>
          <w:rFonts w:cs="Times New Roman"/>
          <w:szCs w:val="24"/>
        </w:rPr>
        <w:t>ecause</w:t>
      </w:r>
      <w:r w:rsidR="00FC6861">
        <w:rPr>
          <w:rFonts w:cs="Times New Roman"/>
          <w:szCs w:val="24"/>
        </w:rPr>
        <w:t xml:space="preserve"> this study </w:t>
      </w:r>
      <w:r w:rsidR="005168AD">
        <w:rPr>
          <w:rFonts w:cs="Times New Roman"/>
          <w:szCs w:val="24"/>
        </w:rPr>
        <w:t xml:space="preserve">served primarily as </w:t>
      </w:r>
      <w:r w:rsidR="00FC6861">
        <w:rPr>
          <w:rFonts w:cs="Times New Roman"/>
          <w:szCs w:val="24"/>
        </w:rPr>
        <w:t>a pilot stud</w:t>
      </w:r>
      <w:r w:rsidR="00D9549E">
        <w:rPr>
          <w:rFonts w:cs="Times New Roman"/>
          <w:szCs w:val="24"/>
        </w:rPr>
        <w:t xml:space="preserve">y </w:t>
      </w:r>
      <w:r w:rsidR="00F817DB">
        <w:rPr>
          <w:rFonts w:cs="Times New Roman"/>
          <w:szCs w:val="24"/>
        </w:rPr>
        <w:t>for the purpose of obtaining</w:t>
      </w:r>
      <w:r w:rsidR="00D9549E">
        <w:rPr>
          <w:rFonts w:cs="Times New Roman"/>
          <w:szCs w:val="24"/>
        </w:rPr>
        <w:t xml:space="preserve"> feedback on </w:t>
      </w:r>
      <w:r w:rsidR="00F817DB">
        <w:rPr>
          <w:rFonts w:cs="Times New Roman"/>
          <w:szCs w:val="24"/>
        </w:rPr>
        <w:t xml:space="preserve">the value of the metrology material in regards to </w:t>
      </w:r>
      <w:r w:rsidR="00D9549E">
        <w:rPr>
          <w:rFonts w:cs="Times New Roman"/>
          <w:szCs w:val="24"/>
        </w:rPr>
        <w:t>intr</w:t>
      </w:r>
      <w:r w:rsidR="00F817DB">
        <w:rPr>
          <w:rFonts w:cs="Times New Roman"/>
          <w:szCs w:val="24"/>
        </w:rPr>
        <w:t>oducing students</w:t>
      </w:r>
      <w:r w:rsidR="00D9549E">
        <w:rPr>
          <w:rFonts w:cs="Times New Roman"/>
          <w:szCs w:val="24"/>
        </w:rPr>
        <w:t xml:space="preserve"> to the existence and importance of measurement error</w:t>
      </w:r>
      <w:r w:rsidR="00F817DB">
        <w:rPr>
          <w:rFonts w:cs="Times New Roman"/>
          <w:szCs w:val="24"/>
        </w:rPr>
        <w:t>, increasing</w:t>
      </w:r>
      <w:r w:rsidR="00D9549E">
        <w:rPr>
          <w:rFonts w:cs="Times New Roman"/>
          <w:szCs w:val="24"/>
        </w:rPr>
        <w:t xml:space="preserve"> students’ perception of the usefulness of statistics and how a discussion of sources of measurement error affects students’ understanding of variability. </w:t>
      </w:r>
      <w:r w:rsidR="00E07F7A">
        <w:rPr>
          <w:rFonts w:cs="Times New Roman"/>
          <w:szCs w:val="24"/>
        </w:rPr>
        <w:t xml:space="preserve">The </w:t>
      </w:r>
      <w:r w:rsidR="00AC781E">
        <w:rPr>
          <w:rFonts w:cs="Times New Roman"/>
          <w:szCs w:val="24"/>
        </w:rPr>
        <w:t xml:space="preserve">questions on the </w:t>
      </w:r>
      <w:r w:rsidR="00E07F7A">
        <w:rPr>
          <w:rFonts w:cs="Times New Roman"/>
          <w:szCs w:val="24"/>
        </w:rPr>
        <w:t xml:space="preserve">content assessment have been divided into three subsets based on </w:t>
      </w:r>
      <w:r w:rsidR="005D2C7E">
        <w:rPr>
          <w:rFonts w:cs="Times New Roman"/>
          <w:szCs w:val="24"/>
        </w:rPr>
        <w:t xml:space="preserve">the </w:t>
      </w:r>
      <w:r w:rsidR="007151CB">
        <w:rPr>
          <w:rFonts w:cs="Times New Roman"/>
          <w:szCs w:val="24"/>
        </w:rPr>
        <w:t xml:space="preserve">broad </w:t>
      </w:r>
      <w:r w:rsidR="00E07F7A">
        <w:rPr>
          <w:rFonts w:cs="Times New Roman"/>
          <w:szCs w:val="24"/>
        </w:rPr>
        <w:t>learning objective</w:t>
      </w:r>
      <w:r w:rsidR="007151CB">
        <w:rPr>
          <w:rFonts w:cs="Times New Roman"/>
          <w:szCs w:val="24"/>
        </w:rPr>
        <w:t>(s)</w:t>
      </w:r>
      <w:r w:rsidR="005D2C7E">
        <w:rPr>
          <w:rFonts w:cs="Times New Roman"/>
          <w:szCs w:val="24"/>
        </w:rPr>
        <w:t xml:space="preserve"> (B</w:t>
      </w:r>
      <w:r w:rsidR="00D0146F">
        <w:rPr>
          <w:rFonts w:cs="Times New Roman"/>
          <w:szCs w:val="24"/>
        </w:rPr>
        <w:t>2</w:t>
      </w:r>
      <w:r w:rsidR="001D3735">
        <w:rPr>
          <w:rFonts w:cs="Times New Roman"/>
          <w:szCs w:val="24"/>
        </w:rPr>
        <w:t xml:space="preserve"> or </w:t>
      </w:r>
      <w:r w:rsidR="005D2C7E">
        <w:rPr>
          <w:rFonts w:cs="Times New Roman"/>
          <w:szCs w:val="24"/>
        </w:rPr>
        <w:t>B</w:t>
      </w:r>
      <w:r w:rsidR="00D0146F">
        <w:rPr>
          <w:rFonts w:cs="Times New Roman"/>
          <w:szCs w:val="24"/>
        </w:rPr>
        <w:t>3</w:t>
      </w:r>
      <w:r w:rsidR="005D2C7E">
        <w:rPr>
          <w:rFonts w:cs="Times New Roman"/>
          <w:szCs w:val="24"/>
        </w:rPr>
        <w:t>)</w:t>
      </w:r>
      <w:r w:rsidR="00E07F7A">
        <w:rPr>
          <w:rFonts w:cs="Times New Roman"/>
          <w:szCs w:val="24"/>
        </w:rPr>
        <w:t xml:space="preserve"> </w:t>
      </w:r>
      <w:r w:rsidR="005D2C7E">
        <w:rPr>
          <w:rFonts w:cs="Times New Roman"/>
          <w:szCs w:val="24"/>
        </w:rPr>
        <w:t xml:space="preserve">to be </w:t>
      </w:r>
      <w:r w:rsidR="007151CB">
        <w:rPr>
          <w:rFonts w:cs="Times New Roman"/>
          <w:szCs w:val="24"/>
        </w:rPr>
        <w:t>addressed</w:t>
      </w:r>
      <w:r w:rsidR="00E07F7A">
        <w:rPr>
          <w:rFonts w:cs="Times New Roman"/>
          <w:szCs w:val="24"/>
        </w:rPr>
        <w:t xml:space="preserve">. Of the </w:t>
      </w:r>
      <w:r w:rsidR="004B11B4">
        <w:rPr>
          <w:rFonts w:cs="Times New Roman"/>
          <w:szCs w:val="24"/>
        </w:rPr>
        <w:t>twenty</w:t>
      </w:r>
      <w:r w:rsidR="00E07F7A">
        <w:rPr>
          <w:rFonts w:cs="Times New Roman"/>
          <w:szCs w:val="24"/>
        </w:rPr>
        <w:t xml:space="preserve"> questions on the assessment, </w:t>
      </w:r>
      <w:r w:rsidR="00212471">
        <w:rPr>
          <w:rFonts w:cs="Times New Roman"/>
          <w:szCs w:val="24"/>
        </w:rPr>
        <w:t xml:space="preserve">seven </w:t>
      </w:r>
      <w:r w:rsidR="007151CB">
        <w:rPr>
          <w:rFonts w:cs="Times New Roman"/>
          <w:szCs w:val="24"/>
        </w:rPr>
        <w:t>test</w:t>
      </w:r>
      <w:r w:rsidR="00E07F7A">
        <w:rPr>
          <w:rFonts w:cs="Times New Roman"/>
          <w:szCs w:val="24"/>
        </w:rPr>
        <w:t xml:space="preserve"> the understanding of metrology or measurement error only (B</w:t>
      </w:r>
      <w:r w:rsidR="00105678">
        <w:rPr>
          <w:rFonts w:cs="Times New Roman"/>
          <w:szCs w:val="24"/>
        </w:rPr>
        <w:t>3</w:t>
      </w:r>
      <w:r w:rsidR="00E07F7A">
        <w:rPr>
          <w:rFonts w:cs="Times New Roman"/>
          <w:szCs w:val="24"/>
        </w:rPr>
        <w:t xml:space="preserve">), </w:t>
      </w:r>
      <w:r w:rsidR="00212471">
        <w:rPr>
          <w:rFonts w:cs="Times New Roman"/>
          <w:szCs w:val="24"/>
        </w:rPr>
        <w:t xml:space="preserve">six </w:t>
      </w:r>
      <w:r w:rsidR="007151CB">
        <w:rPr>
          <w:rFonts w:cs="Times New Roman"/>
          <w:szCs w:val="24"/>
        </w:rPr>
        <w:t>focus on</w:t>
      </w:r>
      <w:r w:rsidR="00883B1D">
        <w:rPr>
          <w:rFonts w:cs="Times New Roman"/>
          <w:szCs w:val="24"/>
        </w:rPr>
        <w:t xml:space="preserve"> the understanding of variability within the context of metrology (B2 and B3), and </w:t>
      </w:r>
      <w:r w:rsidR="00212471">
        <w:rPr>
          <w:rFonts w:cs="Times New Roman"/>
          <w:szCs w:val="24"/>
        </w:rPr>
        <w:t xml:space="preserve">seven </w:t>
      </w:r>
      <w:r w:rsidR="00883B1D">
        <w:rPr>
          <w:rFonts w:cs="Times New Roman"/>
          <w:szCs w:val="24"/>
        </w:rPr>
        <w:t>address the understanding of variabili</w:t>
      </w:r>
      <w:r w:rsidR="00BD3457">
        <w:rPr>
          <w:rFonts w:cs="Times New Roman"/>
          <w:szCs w:val="24"/>
        </w:rPr>
        <w:t>ty only (B2</w:t>
      </w:r>
      <w:r w:rsidR="007151CB">
        <w:rPr>
          <w:rFonts w:cs="Times New Roman"/>
          <w:szCs w:val="24"/>
        </w:rPr>
        <w:t>).  The last seven</w:t>
      </w:r>
      <w:r w:rsidR="007E0417">
        <w:rPr>
          <w:rFonts w:cs="Times New Roman"/>
          <w:szCs w:val="24"/>
        </w:rPr>
        <w:t xml:space="preserve"> were obtain</w:t>
      </w:r>
      <w:r w:rsidR="00BD3457">
        <w:rPr>
          <w:rFonts w:cs="Times New Roman"/>
          <w:szCs w:val="24"/>
        </w:rPr>
        <w:t>ed from the ARTIST scale and CAOS test.</w:t>
      </w:r>
      <w:r w:rsidR="00883B1D">
        <w:rPr>
          <w:rFonts w:cs="Times New Roman"/>
          <w:szCs w:val="24"/>
        </w:rPr>
        <w:t xml:space="preserve"> </w:t>
      </w:r>
      <w:r w:rsidR="00EF218C">
        <w:rPr>
          <w:rFonts w:cs="Times New Roman"/>
          <w:szCs w:val="24"/>
        </w:rPr>
        <w:t xml:space="preserve">Broad learning objective B1 is assessed in the attitudes survey. </w:t>
      </w:r>
      <w:r w:rsidR="008C0507">
        <w:rPr>
          <w:rFonts w:cs="Times New Roman"/>
          <w:szCs w:val="24"/>
        </w:rPr>
        <w:t xml:space="preserve">Both the content assessment and attitudes survey are included in Appendix A and B, respectively. </w:t>
      </w:r>
    </w:p>
    <w:p w14:paraId="3D9A6281" w14:textId="77777777" w:rsidR="00A130CF" w:rsidRDefault="002D3AE4" w:rsidP="009D5870">
      <w:pPr>
        <w:spacing w:after="0" w:line="240" w:lineRule="auto"/>
        <w:contextualSpacing/>
        <w:rPr>
          <w:rFonts w:cs="Times New Roman"/>
          <w:szCs w:val="24"/>
        </w:rPr>
      </w:pPr>
      <w:r>
        <w:rPr>
          <w:rFonts w:cs="Times New Roman"/>
          <w:szCs w:val="24"/>
        </w:rPr>
        <w:t xml:space="preserve">  </w:t>
      </w:r>
      <w:r w:rsidR="002646B2">
        <w:rPr>
          <w:rFonts w:cs="Times New Roman"/>
          <w:szCs w:val="24"/>
        </w:rPr>
        <w:t xml:space="preserve"> </w:t>
      </w:r>
    </w:p>
    <w:p w14:paraId="66C1D0A5" w14:textId="77777777" w:rsidR="0085392D" w:rsidRDefault="00041668" w:rsidP="009D5870">
      <w:pPr>
        <w:spacing w:after="0" w:line="240" w:lineRule="auto"/>
        <w:contextualSpacing/>
        <w:rPr>
          <w:rFonts w:cs="Times New Roman"/>
          <w:b/>
          <w:sz w:val="26"/>
          <w:szCs w:val="26"/>
        </w:rPr>
      </w:pPr>
      <w:r>
        <w:rPr>
          <w:rFonts w:cs="Times New Roman"/>
          <w:b/>
          <w:sz w:val="26"/>
          <w:szCs w:val="26"/>
        </w:rPr>
        <w:t>6</w:t>
      </w:r>
      <w:r w:rsidR="0085392D">
        <w:rPr>
          <w:rFonts w:cs="Times New Roman"/>
          <w:b/>
          <w:sz w:val="26"/>
          <w:szCs w:val="26"/>
        </w:rPr>
        <w:t>.1 Content Assessment Results</w:t>
      </w:r>
    </w:p>
    <w:p w14:paraId="346E255B" w14:textId="77777777" w:rsidR="00530B13" w:rsidRPr="0085392D" w:rsidRDefault="00530B13" w:rsidP="009D5870">
      <w:pPr>
        <w:spacing w:after="0" w:line="240" w:lineRule="auto"/>
        <w:contextualSpacing/>
        <w:rPr>
          <w:rFonts w:cs="Times New Roman"/>
          <w:b/>
          <w:sz w:val="26"/>
          <w:szCs w:val="26"/>
        </w:rPr>
      </w:pPr>
    </w:p>
    <w:p w14:paraId="009BDE9E" w14:textId="77777777" w:rsidR="00530B13" w:rsidRDefault="00067503" w:rsidP="009D5870">
      <w:pPr>
        <w:spacing w:after="0" w:line="240" w:lineRule="auto"/>
        <w:contextualSpacing/>
        <w:rPr>
          <w:rFonts w:cs="Times New Roman"/>
          <w:szCs w:val="24"/>
        </w:rPr>
      </w:pPr>
      <w:r>
        <w:rPr>
          <w:rFonts w:cs="Times New Roman"/>
          <w:szCs w:val="24"/>
        </w:rPr>
        <w:t>Out of the</w:t>
      </w:r>
      <w:r w:rsidR="00DA4670">
        <w:rPr>
          <w:rFonts w:cs="Times New Roman"/>
          <w:szCs w:val="24"/>
        </w:rPr>
        <w:t xml:space="preserve"> 78 students who completed both the pre and post content assessment</w:t>
      </w:r>
      <w:r w:rsidR="003E0C22">
        <w:rPr>
          <w:rFonts w:cs="Times New Roman"/>
          <w:szCs w:val="24"/>
        </w:rPr>
        <w:t xml:space="preserve">, 59, or 75.6%, improved or performed equally well after </w:t>
      </w:r>
      <w:r w:rsidR="007151CB">
        <w:rPr>
          <w:rFonts w:cs="Times New Roman"/>
          <w:szCs w:val="24"/>
        </w:rPr>
        <w:t>the presentation of</w:t>
      </w:r>
      <w:r w:rsidR="003E0C22">
        <w:rPr>
          <w:rFonts w:cs="Times New Roman"/>
          <w:szCs w:val="24"/>
        </w:rPr>
        <w:t xml:space="preserve"> the metrology material. The median amount of improvement was </w:t>
      </w:r>
      <w:r w:rsidR="00493D8B">
        <w:rPr>
          <w:rFonts w:cs="Times New Roman"/>
          <w:szCs w:val="24"/>
        </w:rPr>
        <w:t>about</w:t>
      </w:r>
      <w:r w:rsidR="003E0C22">
        <w:rPr>
          <w:rFonts w:cs="Times New Roman"/>
          <w:szCs w:val="24"/>
        </w:rPr>
        <w:t xml:space="preserve"> </w:t>
      </w:r>
      <w:r w:rsidR="004E0BB3">
        <w:rPr>
          <w:rFonts w:cs="Times New Roman"/>
          <w:szCs w:val="24"/>
        </w:rPr>
        <w:t>10</w:t>
      </w:r>
      <w:r w:rsidR="003E0C22">
        <w:rPr>
          <w:rFonts w:cs="Times New Roman"/>
          <w:szCs w:val="24"/>
        </w:rPr>
        <w:t xml:space="preserve"> percentage points, or </w:t>
      </w:r>
      <w:r w:rsidR="00493D8B">
        <w:rPr>
          <w:rFonts w:cs="Times New Roman"/>
          <w:szCs w:val="24"/>
        </w:rPr>
        <w:t>equivalently</w:t>
      </w:r>
      <w:r w:rsidR="003E0C22">
        <w:rPr>
          <w:rFonts w:cs="Times New Roman"/>
          <w:szCs w:val="24"/>
        </w:rPr>
        <w:t xml:space="preserve"> two </w:t>
      </w:r>
      <w:r w:rsidR="007151CB">
        <w:rPr>
          <w:rFonts w:cs="Times New Roman"/>
          <w:szCs w:val="24"/>
        </w:rPr>
        <w:t>additional</w:t>
      </w:r>
      <w:r w:rsidR="00256497">
        <w:rPr>
          <w:rFonts w:cs="Times New Roman"/>
          <w:szCs w:val="24"/>
        </w:rPr>
        <w:t>ly</w:t>
      </w:r>
      <w:r w:rsidR="003E0C22">
        <w:rPr>
          <w:rFonts w:cs="Times New Roman"/>
          <w:szCs w:val="24"/>
        </w:rPr>
        <w:t xml:space="preserve"> correc</w:t>
      </w:r>
      <w:r w:rsidR="00AD70D1">
        <w:rPr>
          <w:rFonts w:cs="Times New Roman"/>
          <w:szCs w:val="24"/>
        </w:rPr>
        <w:t>t answers</w:t>
      </w:r>
      <w:r w:rsidR="007151CB">
        <w:rPr>
          <w:rFonts w:cs="Times New Roman"/>
          <w:szCs w:val="24"/>
        </w:rPr>
        <w:t xml:space="preserve"> on the post assessment</w:t>
      </w:r>
      <w:r w:rsidR="00493D8B">
        <w:rPr>
          <w:rFonts w:cs="Times New Roman"/>
          <w:szCs w:val="24"/>
        </w:rPr>
        <w:t xml:space="preserve"> compared to the pre assessment</w:t>
      </w:r>
      <w:r w:rsidR="00A541BB">
        <w:rPr>
          <w:rFonts w:cs="Times New Roman"/>
          <w:szCs w:val="24"/>
        </w:rPr>
        <w:t xml:space="preserve">. </w:t>
      </w:r>
    </w:p>
    <w:p w14:paraId="76B7FC9B" w14:textId="77777777" w:rsidR="001F5A4D" w:rsidRDefault="001F5A4D" w:rsidP="009D5870">
      <w:pPr>
        <w:spacing w:after="0" w:line="240" w:lineRule="auto"/>
        <w:contextualSpacing/>
        <w:rPr>
          <w:ins w:id="220" w:author="Dr. Michelle Everson" w:date="2013-11-17T09:58:00Z"/>
          <w:rFonts w:cs="Times New Roman"/>
          <w:szCs w:val="24"/>
        </w:rPr>
      </w:pPr>
    </w:p>
    <w:p w14:paraId="165137D8" w14:textId="77777777" w:rsidR="003101B3" w:rsidRDefault="003101B3" w:rsidP="009D5870">
      <w:pPr>
        <w:spacing w:after="0" w:line="240" w:lineRule="auto"/>
        <w:contextualSpacing/>
        <w:rPr>
          <w:rFonts w:cs="Times New Roman"/>
          <w:szCs w:val="24"/>
        </w:rPr>
      </w:pPr>
      <w:bookmarkStart w:id="221" w:name="_GoBack"/>
      <w:bookmarkEnd w:id="221"/>
    </w:p>
    <w:p w14:paraId="0B62C2C5" w14:textId="77777777" w:rsidR="0050079F" w:rsidRDefault="00795535" w:rsidP="009D5870">
      <w:pPr>
        <w:spacing w:after="0" w:line="240" w:lineRule="auto"/>
        <w:contextualSpacing/>
        <w:rPr>
          <w:rFonts w:cs="Times New Roman"/>
          <w:szCs w:val="24"/>
        </w:rPr>
      </w:pPr>
      <w:r>
        <w:rPr>
          <w:rFonts w:cs="Times New Roman"/>
          <w:szCs w:val="24"/>
        </w:rPr>
        <w:fldChar w:fldCharType="begin"/>
      </w:r>
      <w:r w:rsidR="007E0417">
        <w:rPr>
          <w:rFonts w:cs="Times New Roman"/>
          <w:szCs w:val="24"/>
        </w:rPr>
        <w:instrText xml:space="preserve"> REF _Ref222551541 \h </w:instrText>
      </w:r>
      <w:r>
        <w:rPr>
          <w:rFonts w:cs="Times New Roman"/>
          <w:szCs w:val="24"/>
        </w:rPr>
      </w:r>
      <w:r>
        <w:rPr>
          <w:rFonts w:cs="Times New Roman"/>
          <w:szCs w:val="24"/>
        </w:rPr>
        <w:fldChar w:fldCharType="separate"/>
      </w:r>
      <w:r w:rsidR="00012E51" w:rsidRPr="00751050">
        <w:rPr>
          <w:rFonts w:cs="Times New Roman"/>
          <w:szCs w:val="24"/>
        </w:rPr>
        <w:t xml:space="preserve">Figure </w:t>
      </w:r>
      <w:r w:rsidR="00012E51">
        <w:rPr>
          <w:rFonts w:cs="Times New Roman"/>
          <w:noProof/>
          <w:szCs w:val="24"/>
        </w:rPr>
        <w:t>1</w:t>
      </w:r>
      <w:r>
        <w:rPr>
          <w:rFonts w:cs="Times New Roman"/>
          <w:szCs w:val="24"/>
        </w:rPr>
        <w:fldChar w:fldCharType="end"/>
      </w:r>
      <w:r w:rsidR="007E0417">
        <w:rPr>
          <w:rFonts w:cs="Times New Roman"/>
          <w:szCs w:val="24"/>
        </w:rPr>
        <w:t xml:space="preserve"> </w:t>
      </w:r>
      <w:r w:rsidR="00C00550">
        <w:rPr>
          <w:rFonts w:cs="Times New Roman"/>
          <w:szCs w:val="24"/>
        </w:rPr>
        <w:t>displays</w:t>
      </w:r>
      <w:r w:rsidR="007E0417">
        <w:rPr>
          <w:rFonts w:cs="Times New Roman"/>
          <w:szCs w:val="24"/>
        </w:rPr>
        <w:t xml:space="preserve"> the distribution</w:t>
      </w:r>
      <w:r w:rsidR="002B73D1">
        <w:rPr>
          <w:rFonts w:cs="Times New Roman"/>
          <w:szCs w:val="24"/>
        </w:rPr>
        <w:t>s</w:t>
      </w:r>
      <w:r w:rsidR="007E0417">
        <w:rPr>
          <w:rFonts w:cs="Times New Roman"/>
          <w:szCs w:val="24"/>
        </w:rPr>
        <w:t xml:space="preserve"> of the </w:t>
      </w:r>
      <w:r w:rsidR="00D12477">
        <w:rPr>
          <w:rFonts w:cs="Times New Roman"/>
          <w:szCs w:val="24"/>
        </w:rPr>
        <w:t xml:space="preserve">differences in </w:t>
      </w:r>
      <w:r w:rsidR="00C00550">
        <w:rPr>
          <w:rFonts w:cs="Times New Roman"/>
          <w:szCs w:val="24"/>
        </w:rPr>
        <w:t xml:space="preserve">students’ </w:t>
      </w:r>
      <w:r w:rsidR="00D12477">
        <w:rPr>
          <w:rFonts w:cs="Times New Roman"/>
          <w:szCs w:val="24"/>
        </w:rPr>
        <w:t xml:space="preserve">percentage </w:t>
      </w:r>
      <w:r w:rsidR="00C00550">
        <w:rPr>
          <w:rFonts w:cs="Times New Roman"/>
          <w:szCs w:val="24"/>
        </w:rPr>
        <w:t xml:space="preserve">of </w:t>
      </w:r>
      <w:r w:rsidR="00D12477">
        <w:rPr>
          <w:rFonts w:cs="Times New Roman"/>
          <w:szCs w:val="24"/>
        </w:rPr>
        <w:t xml:space="preserve">correct </w:t>
      </w:r>
      <w:r w:rsidR="00C00550">
        <w:rPr>
          <w:rFonts w:cs="Times New Roman"/>
          <w:szCs w:val="24"/>
        </w:rPr>
        <w:t xml:space="preserve">answers </w:t>
      </w:r>
      <w:r w:rsidR="00C42F3A">
        <w:rPr>
          <w:rFonts w:cs="Times New Roman"/>
          <w:szCs w:val="24"/>
        </w:rPr>
        <w:t>between the post and pre assessment</w:t>
      </w:r>
      <w:r w:rsidR="0043386A">
        <w:rPr>
          <w:rFonts w:cs="Times New Roman"/>
          <w:szCs w:val="24"/>
        </w:rPr>
        <w:t xml:space="preserve"> for each subset of questions</w:t>
      </w:r>
      <w:r w:rsidR="00C42F3A">
        <w:rPr>
          <w:rFonts w:cs="Times New Roman"/>
          <w:szCs w:val="24"/>
        </w:rPr>
        <w:t xml:space="preserve">. </w:t>
      </w:r>
      <w:r w:rsidR="00C00550">
        <w:rPr>
          <w:rFonts w:cs="Times New Roman"/>
          <w:szCs w:val="24"/>
        </w:rPr>
        <w:t>Note that a difference greater than zero</w:t>
      </w:r>
      <w:r w:rsidR="00DE5E5E">
        <w:rPr>
          <w:rFonts w:cs="Times New Roman"/>
          <w:szCs w:val="24"/>
        </w:rPr>
        <w:t>, plotted</w:t>
      </w:r>
      <w:r w:rsidR="00912CE1">
        <w:rPr>
          <w:rFonts w:cs="Times New Roman"/>
          <w:szCs w:val="24"/>
        </w:rPr>
        <w:t xml:space="preserve"> to the right of the thick vertical line,</w:t>
      </w:r>
      <w:r w:rsidR="00C00550">
        <w:rPr>
          <w:rFonts w:cs="Times New Roman"/>
          <w:szCs w:val="24"/>
        </w:rPr>
        <w:t xml:space="preserve"> indicates an improvement in </w:t>
      </w:r>
      <w:r w:rsidR="00256497">
        <w:rPr>
          <w:rFonts w:cs="Times New Roman"/>
          <w:szCs w:val="24"/>
        </w:rPr>
        <w:t xml:space="preserve">the </w:t>
      </w:r>
      <w:r w:rsidR="00C00550">
        <w:rPr>
          <w:rFonts w:cs="Times New Roman"/>
          <w:szCs w:val="24"/>
        </w:rPr>
        <w:t>score</w:t>
      </w:r>
      <w:r w:rsidR="0043386A">
        <w:rPr>
          <w:rFonts w:cs="Times New Roman"/>
          <w:szCs w:val="24"/>
        </w:rPr>
        <w:t xml:space="preserve"> for that category</w:t>
      </w:r>
      <w:r w:rsidR="00C00550">
        <w:rPr>
          <w:rFonts w:cs="Times New Roman"/>
          <w:szCs w:val="24"/>
        </w:rPr>
        <w:t xml:space="preserve">. The top plot corresponds to the </w:t>
      </w:r>
      <w:r w:rsidR="0043386A">
        <w:rPr>
          <w:rFonts w:cs="Times New Roman"/>
          <w:szCs w:val="24"/>
        </w:rPr>
        <w:t xml:space="preserve">difference in </w:t>
      </w:r>
      <w:r w:rsidR="00DF33B6">
        <w:rPr>
          <w:rFonts w:cs="Times New Roman"/>
          <w:szCs w:val="24"/>
        </w:rPr>
        <w:t xml:space="preserve">the </w:t>
      </w:r>
      <w:r w:rsidR="00C00550">
        <w:rPr>
          <w:rFonts w:cs="Times New Roman"/>
          <w:szCs w:val="24"/>
        </w:rPr>
        <w:t xml:space="preserve">percentage </w:t>
      </w:r>
      <w:r w:rsidR="00DF33B6">
        <w:rPr>
          <w:rFonts w:cs="Times New Roman"/>
          <w:szCs w:val="24"/>
        </w:rPr>
        <w:t xml:space="preserve">of correctly answered questions </w:t>
      </w:r>
      <w:r w:rsidR="00C00550">
        <w:rPr>
          <w:rFonts w:cs="Times New Roman"/>
          <w:szCs w:val="24"/>
        </w:rPr>
        <w:t>of the seven questions testing students</w:t>
      </w:r>
      <w:r w:rsidR="003F6F3A">
        <w:rPr>
          <w:rFonts w:cs="Times New Roman"/>
          <w:szCs w:val="24"/>
        </w:rPr>
        <w:t>’</w:t>
      </w:r>
      <w:r w:rsidR="00C00550">
        <w:rPr>
          <w:rFonts w:cs="Times New Roman"/>
          <w:szCs w:val="24"/>
        </w:rPr>
        <w:t xml:space="preserve"> knowledge of metrology. </w:t>
      </w:r>
      <w:r w:rsidR="00266E63">
        <w:rPr>
          <w:rFonts w:cs="Times New Roman"/>
          <w:szCs w:val="24"/>
        </w:rPr>
        <w:t>About 79% of the student</w:t>
      </w:r>
      <w:r w:rsidR="00F01C5D">
        <w:rPr>
          <w:rFonts w:cs="Times New Roman"/>
          <w:szCs w:val="24"/>
        </w:rPr>
        <w:t>s</w:t>
      </w:r>
      <w:r w:rsidR="00266E63">
        <w:rPr>
          <w:rFonts w:cs="Times New Roman"/>
          <w:szCs w:val="24"/>
        </w:rPr>
        <w:t xml:space="preserve"> show</w:t>
      </w:r>
      <w:r w:rsidR="00F01C5D">
        <w:rPr>
          <w:rFonts w:cs="Times New Roman"/>
          <w:szCs w:val="24"/>
        </w:rPr>
        <w:t>ed</w:t>
      </w:r>
      <w:r w:rsidR="00266E63">
        <w:rPr>
          <w:rFonts w:cs="Times New Roman"/>
          <w:szCs w:val="24"/>
        </w:rPr>
        <w:t xml:space="preserve"> </w:t>
      </w:r>
      <w:r w:rsidR="00F01C5D">
        <w:rPr>
          <w:rFonts w:cs="Times New Roman"/>
          <w:szCs w:val="24"/>
        </w:rPr>
        <w:t xml:space="preserve">an </w:t>
      </w:r>
      <w:r w:rsidR="00266E63">
        <w:rPr>
          <w:rFonts w:cs="Times New Roman"/>
          <w:szCs w:val="24"/>
        </w:rPr>
        <w:t>improvement or no change in answering the metrology related questions. The long</w:t>
      </w:r>
      <w:r w:rsidR="009C4B48">
        <w:rPr>
          <w:rFonts w:cs="Times New Roman"/>
          <w:szCs w:val="24"/>
        </w:rPr>
        <w:t>er</w:t>
      </w:r>
      <w:r w:rsidR="00266E63">
        <w:rPr>
          <w:rFonts w:cs="Times New Roman"/>
          <w:szCs w:val="24"/>
        </w:rPr>
        <w:t xml:space="preserve"> right tail of the distribution indicates that </w:t>
      </w:r>
      <w:r w:rsidR="00EE3C01">
        <w:rPr>
          <w:rFonts w:cs="Times New Roman"/>
          <w:szCs w:val="24"/>
        </w:rPr>
        <w:t xml:space="preserve">the greatest individual student improvements were seen in this category of questions. </w:t>
      </w:r>
      <w:r w:rsidR="00B717CE">
        <w:rPr>
          <w:rFonts w:cs="Times New Roman"/>
          <w:szCs w:val="24"/>
        </w:rPr>
        <w:t xml:space="preserve">The distribution of the differences in the scores for variability within metrology questions is shown in the second plot of </w:t>
      </w:r>
      <w:r w:rsidRPr="001F5A4D">
        <w:rPr>
          <w:rFonts w:cs="Times New Roman"/>
          <w:szCs w:val="24"/>
        </w:rPr>
        <w:fldChar w:fldCharType="begin"/>
      </w:r>
      <w:r w:rsidR="00B717CE" w:rsidRPr="001F5A4D">
        <w:rPr>
          <w:rFonts w:cs="Times New Roman"/>
          <w:szCs w:val="24"/>
        </w:rPr>
        <w:instrText xml:space="preserve"> REF _Ref222551541 \h </w:instrText>
      </w:r>
      <w:r w:rsidRPr="001F5A4D">
        <w:rPr>
          <w:rFonts w:cs="Times New Roman"/>
          <w:szCs w:val="24"/>
        </w:rPr>
      </w:r>
      <w:r w:rsidRPr="001F5A4D">
        <w:rPr>
          <w:rFonts w:cs="Times New Roman"/>
          <w:szCs w:val="24"/>
        </w:rPr>
        <w:fldChar w:fldCharType="separate"/>
      </w:r>
      <w:r w:rsidR="00B717CE" w:rsidRPr="001F5A4D">
        <w:rPr>
          <w:rFonts w:cs="Times New Roman"/>
          <w:szCs w:val="24"/>
        </w:rPr>
        <w:t xml:space="preserve">Figure </w:t>
      </w:r>
      <w:r w:rsidR="00B717CE" w:rsidRPr="001F5A4D">
        <w:rPr>
          <w:rFonts w:cs="Times New Roman"/>
          <w:noProof/>
          <w:szCs w:val="24"/>
        </w:rPr>
        <w:t>1</w:t>
      </w:r>
      <w:r w:rsidRPr="001F5A4D">
        <w:rPr>
          <w:rFonts w:cs="Times New Roman"/>
          <w:szCs w:val="24"/>
        </w:rPr>
        <w:fldChar w:fldCharType="end"/>
      </w:r>
      <w:r w:rsidR="00B717CE">
        <w:rPr>
          <w:rFonts w:cs="Times New Roman"/>
          <w:szCs w:val="24"/>
        </w:rPr>
        <w:t>. A majority of students showed improvement in this category with 64, or 82%, improving or maintaining the number of correctly answered questions between the pre and post assessments.</w:t>
      </w:r>
      <w:bookmarkStart w:id="222" w:name="_Ref222551541"/>
      <w:r w:rsidR="0069150B">
        <w:rPr>
          <w:rFonts w:cs="Times New Roman"/>
          <w:szCs w:val="24"/>
        </w:rPr>
        <w:t xml:space="preserve"> </w:t>
      </w:r>
      <w:r w:rsidR="00342A46">
        <w:rPr>
          <w:rFonts w:cs="Times New Roman"/>
          <w:szCs w:val="24"/>
        </w:rPr>
        <w:t xml:space="preserve">Although still a majority, a somewhat lower percentage of students (69%) </w:t>
      </w:r>
      <w:r w:rsidR="0069150B">
        <w:rPr>
          <w:rFonts w:cs="Times New Roman"/>
          <w:szCs w:val="24"/>
        </w:rPr>
        <w:t>improv</w:t>
      </w:r>
      <w:r w:rsidR="00342A46">
        <w:rPr>
          <w:rFonts w:cs="Times New Roman"/>
          <w:szCs w:val="24"/>
        </w:rPr>
        <w:t>ed</w:t>
      </w:r>
      <w:r w:rsidR="0069150B">
        <w:rPr>
          <w:rFonts w:cs="Times New Roman"/>
          <w:szCs w:val="24"/>
        </w:rPr>
        <w:t xml:space="preserve"> or remain</w:t>
      </w:r>
      <w:r w:rsidR="00342A46">
        <w:rPr>
          <w:rFonts w:cs="Times New Roman"/>
          <w:szCs w:val="24"/>
        </w:rPr>
        <w:t>ed</w:t>
      </w:r>
      <w:r w:rsidR="0069150B">
        <w:rPr>
          <w:rFonts w:cs="Times New Roman"/>
          <w:szCs w:val="24"/>
        </w:rPr>
        <w:t xml:space="preserve"> the same in the </w:t>
      </w:r>
      <w:r w:rsidR="00342A46">
        <w:rPr>
          <w:rFonts w:cs="Times New Roman"/>
          <w:szCs w:val="24"/>
        </w:rPr>
        <w:t>third category regarding the variability only questions</w:t>
      </w:r>
      <w:r w:rsidR="0069150B">
        <w:rPr>
          <w:rFonts w:cs="Times New Roman"/>
          <w:szCs w:val="24"/>
        </w:rPr>
        <w:t xml:space="preserve">. Those students that </w:t>
      </w:r>
      <w:r w:rsidR="0069150B">
        <w:rPr>
          <w:rFonts w:cs="Times New Roman"/>
          <w:szCs w:val="24"/>
        </w:rPr>
        <w:lastRenderedPageBreak/>
        <w:t xml:space="preserve">showed improvement or consistency </w:t>
      </w:r>
      <w:r w:rsidR="00DE5E5E">
        <w:rPr>
          <w:rFonts w:cs="Times New Roman"/>
          <w:szCs w:val="24"/>
        </w:rPr>
        <w:t xml:space="preserve">in this category </w:t>
      </w:r>
      <w:r w:rsidR="0069150B">
        <w:rPr>
          <w:rFonts w:cs="Times New Roman"/>
          <w:szCs w:val="24"/>
        </w:rPr>
        <w:t>improved by one additional correct question, on average.</w:t>
      </w:r>
    </w:p>
    <w:p w14:paraId="66D6B357" w14:textId="77777777" w:rsidR="0050079F" w:rsidRDefault="0050079F" w:rsidP="009D5870">
      <w:pPr>
        <w:spacing w:after="0" w:line="240" w:lineRule="auto"/>
        <w:contextualSpacing/>
        <w:rPr>
          <w:rFonts w:cs="Times New Roman"/>
          <w:szCs w:val="24"/>
        </w:rPr>
      </w:pPr>
    </w:p>
    <w:p w14:paraId="55AAFE26" w14:textId="77777777" w:rsidR="001F5A4D" w:rsidRDefault="001F5A4D" w:rsidP="009D5870">
      <w:pPr>
        <w:spacing w:after="0" w:line="240" w:lineRule="auto"/>
        <w:contextualSpacing/>
        <w:rPr>
          <w:rFonts w:cs="Times New Roman"/>
          <w:szCs w:val="24"/>
        </w:rPr>
      </w:pPr>
    </w:p>
    <w:p w14:paraId="1BE4E713" w14:textId="77777777" w:rsidR="00751050" w:rsidRPr="00751050" w:rsidRDefault="00751050" w:rsidP="009D5870">
      <w:pPr>
        <w:spacing w:after="0" w:line="240" w:lineRule="auto"/>
        <w:contextualSpacing/>
        <w:rPr>
          <w:rFonts w:cs="Times New Roman"/>
          <w:szCs w:val="24"/>
        </w:rPr>
      </w:pPr>
      <w:r w:rsidRPr="009D5870">
        <w:rPr>
          <w:rFonts w:cs="Times New Roman"/>
          <w:b/>
          <w:szCs w:val="24"/>
        </w:rPr>
        <w:t xml:space="preserve">Figure </w:t>
      </w:r>
      <w:r w:rsidR="00795535" w:rsidRPr="009D5870">
        <w:rPr>
          <w:rFonts w:cs="Times New Roman"/>
          <w:b/>
          <w:szCs w:val="24"/>
        </w:rPr>
        <w:fldChar w:fldCharType="begin"/>
      </w:r>
      <w:r w:rsidRPr="009D5870">
        <w:rPr>
          <w:rFonts w:cs="Times New Roman"/>
          <w:b/>
          <w:szCs w:val="24"/>
        </w:rPr>
        <w:instrText xml:space="preserve"> SEQ Figure \* ARABIC </w:instrText>
      </w:r>
      <w:r w:rsidR="00795535" w:rsidRPr="009D5870">
        <w:rPr>
          <w:rFonts w:cs="Times New Roman"/>
          <w:b/>
          <w:szCs w:val="24"/>
        </w:rPr>
        <w:fldChar w:fldCharType="separate"/>
      </w:r>
      <w:r w:rsidR="00012E51" w:rsidRPr="009D5870">
        <w:rPr>
          <w:rFonts w:cs="Times New Roman"/>
          <w:b/>
          <w:noProof/>
          <w:szCs w:val="24"/>
        </w:rPr>
        <w:t>1</w:t>
      </w:r>
      <w:r w:rsidR="00795535" w:rsidRPr="009D5870">
        <w:rPr>
          <w:rFonts w:cs="Times New Roman"/>
          <w:b/>
          <w:szCs w:val="24"/>
        </w:rPr>
        <w:fldChar w:fldCharType="end"/>
      </w:r>
      <w:bookmarkEnd w:id="222"/>
      <w:r w:rsidRPr="00751050">
        <w:rPr>
          <w:rFonts w:cs="Times New Roman"/>
          <w:szCs w:val="24"/>
        </w:rPr>
        <w:t>-Distributio</w:t>
      </w:r>
      <w:r>
        <w:rPr>
          <w:rFonts w:cs="Times New Roman"/>
          <w:szCs w:val="24"/>
        </w:rPr>
        <w:t>n</w:t>
      </w:r>
      <w:r w:rsidR="00DA6C0C">
        <w:rPr>
          <w:rFonts w:cs="Times New Roman"/>
          <w:szCs w:val="24"/>
        </w:rPr>
        <w:t>s</w:t>
      </w:r>
      <w:r>
        <w:rPr>
          <w:rFonts w:cs="Times New Roman"/>
          <w:szCs w:val="24"/>
        </w:rPr>
        <w:t xml:space="preserve"> of the differences in scores for each student on the content assessment with results grouped by learning objective</w:t>
      </w:r>
      <w:r w:rsidR="008C0507">
        <w:rPr>
          <w:rFonts w:cs="Times New Roman"/>
          <w:szCs w:val="24"/>
        </w:rPr>
        <w:t xml:space="preserve"> of the question</w:t>
      </w:r>
      <w:r>
        <w:rPr>
          <w:rFonts w:cs="Times New Roman"/>
          <w:szCs w:val="24"/>
        </w:rPr>
        <w:t>.</w:t>
      </w:r>
    </w:p>
    <w:p w14:paraId="378193A0" w14:textId="77777777" w:rsidR="00EB0482" w:rsidRDefault="00912CE1" w:rsidP="009D5870">
      <w:pPr>
        <w:keepNext/>
        <w:spacing w:after="0" w:line="240" w:lineRule="auto"/>
        <w:contextualSpacing/>
        <w:rPr>
          <w:rFonts w:asciiTheme="minorHAnsi" w:hAnsiTheme="minorHAnsi"/>
          <w:sz w:val="22"/>
        </w:rPr>
      </w:pPr>
      <w:r>
        <w:rPr>
          <w:noProof/>
        </w:rPr>
        <w:drawing>
          <wp:inline distT="0" distB="0" distL="0" distR="0" wp14:anchorId="35DD3731" wp14:editId="029B2C1F">
            <wp:extent cx="4775200" cy="4756323"/>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HistDiffsbyQues.pdf"/>
                    <pic:cNvPicPr/>
                  </pic:nvPicPr>
                  <pic:blipFill>
                    <a:blip r:embed="rId12">
                      <a:extLst>
                        <a:ext uri="{28A0092B-C50C-407E-A947-70E740481C1C}">
                          <a14:useLocalDpi xmlns:a14="http://schemas.microsoft.com/office/drawing/2010/main" val="0"/>
                        </a:ext>
                      </a:extLst>
                    </a:blip>
                    <a:stretch>
                      <a:fillRect/>
                    </a:stretch>
                  </pic:blipFill>
                  <pic:spPr>
                    <a:xfrm>
                      <a:off x="0" y="0"/>
                      <a:ext cx="4776737" cy="4757854"/>
                    </a:xfrm>
                    <a:prstGeom prst="rect">
                      <a:avLst/>
                    </a:prstGeom>
                  </pic:spPr>
                </pic:pic>
              </a:graphicData>
            </a:graphic>
          </wp:inline>
        </w:drawing>
      </w:r>
      <w:r w:rsidR="00B223DF" w:rsidDel="00B223DF">
        <w:rPr>
          <w:rFonts w:cs="Times New Roman"/>
          <w:szCs w:val="24"/>
        </w:rPr>
        <w:t xml:space="preserve"> </w:t>
      </w:r>
    </w:p>
    <w:p w14:paraId="01094529" w14:textId="77777777" w:rsidR="007526E1" w:rsidRDefault="007526E1" w:rsidP="009D5870">
      <w:pPr>
        <w:keepNext/>
        <w:spacing w:after="0" w:line="240" w:lineRule="auto"/>
        <w:contextualSpacing/>
        <w:rPr>
          <w:rFonts w:asciiTheme="minorHAnsi" w:hAnsiTheme="minorHAnsi"/>
          <w:sz w:val="22"/>
        </w:rPr>
      </w:pPr>
    </w:p>
    <w:p w14:paraId="5BAED5D0" w14:textId="77777777" w:rsidR="001F5A4D" w:rsidRPr="00EB0482" w:rsidRDefault="001F5A4D" w:rsidP="009D5870">
      <w:pPr>
        <w:keepNext/>
        <w:spacing w:after="0" w:line="240" w:lineRule="auto"/>
        <w:contextualSpacing/>
        <w:rPr>
          <w:rFonts w:asciiTheme="minorHAnsi" w:hAnsiTheme="minorHAnsi"/>
          <w:sz w:val="22"/>
        </w:rPr>
      </w:pPr>
    </w:p>
    <w:p w14:paraId="5D4D74F0" w14:textId="77777777" w:rsidR="007526E1" w:rsidRDefault="007526E1" w:rsidP="007526E1">
      <w:pPr>
        <w:spacing w:after="0" w:line="240" w:lineRule="auto"/>
        <w:contextualSpacing/>
        <w:rPr>
          <w:rFonts w:cs="Times New Roman"/>
          <w:b/>
          <w:sz w:val="25"/>
          <w:szCs w:val="25"/>
        </w:rPr>
      </w:pPr>
      <w:r w:rsidRPr="003E0C22">
        <w:rPr>
          <w:rFonts w:cs="Times New Roman"/>
          <w:b/>
          <w:sz w:val="25"/>
          <w:szCs w:val="25"/>
        </w:rPr>
        <w:t xml:space="preserve">6.1.1 </w:t>
      </w:r>
      <w:r>
        <w:rPr>
          <w:rFonts w:cs="Times New Roman"/>
          <w:b/>
          <w:sz w:val="25"/>
          <w:szCs w:val="25"/>
        </w:rPr>
        <w:t>Results for Metrology Questions</w:t>
      </w:r>
    </w:p>
    <w:p w14:paraId="7F8C0176" w14:textId="77777777" w:rsidR="007526E1" w:rsidRPr="003E0C22" w:rsidRDefault="007526E1" w:rsidP="007526E1">
      <w:pPr>
        <w:spacing w:after="0" w:line="240" w:lineRule="auto"/>
        <w:contextualSpacing/>
        <w:rPr>
          <w:rFonts w:cs="Times New Roman"/>
          <w:b/>
          <w:sz w:val="25"/>
          <w:szCs w:val="25"/>
        </w:rPr>
      </w:pPr>
    </w:p>
    <w:p w14:paraId="392109BF" w14:textId="0C9E319F" w:rsidR="00D04DD4" w:rsidRPr="00AE49C8" w:rsidRDefault="007526E1" w:rsidP="00B877A2">
      <w:pPr>
        <w:spacing w:after="0" w:line="240" w:lineRule="auto"/>
        <w:contextualSpacing/>
        <w:rPr>
          <w:rFonts w:cs="Times New Roman"/>
          <w:szCs w:val="24"/>
        </w:rPr>
      </w:pPr>
      <w:r>
        <w:rPr>
          <w:rFonts w:cs="Times New Roman"/>
          <w:szCs w:val="24"/>
        </w:rPr>
        <w:t>The first set of questions aimed to test students’ understanding of concepts</w:t>
      </w:r>
      <w:r w:rsidR="00D02004">
        <w:rPr>
          <w:rFonts w:cs="Times New Roman"/>
          <w:szCs w:val="24"/>
        </w:rPr>
        <w:t xml:space="preserve"> within the field of metrology. R</w:t>
      </w:r>
      <w:r>
        <w:rPr>
          <w:rFonts w:cs="Times New Roman"/>
          <w:szCs w:val="24"/>
        </w:rPr>
        <w:t xml:space="preserve">elevant learning objectives are given in parentheses. Specifically, the questions asked students to read and interpret measurements (M1), to assess a measurement scenario with an emphasis on the importance of repeated measurements (M2), to recognize the omnipresence of measurement error (M3), and to </w:t>
      </w:r>
      <w:del w:id="223" w:author="Author">
        <w:r w:rsidDel="000D2DF9">
          <w:rPr>
            <w:rFonts w:cs="Times New Roman"/>
            <w:szCs w:val="24"/>
          </w:rPr>
          <w:delText xml:space="preserve">report a single measurement while </w:delText>
        </w:r>
      </w:del>
      <w:ins w:id="224" w:author="Author">
        <w:r w:rsidR="00744B7D">
          <w:rPr>
            <w:rFonts w:cs="Times New Roman"/>
            <w:szCs w:val="24"/>
          </w:rPr>
          <w:t xml:space="preserve">recognize and </w:t>
        </w:r>
      </w:ins>
      <w:r>
        <w:rPr>
          <w:rFonts w:cs="Times New Roman"/>
          <w:szCs w:val="24"/>
        </w:rPr>
        <w:t>account</w:t>
      </w:r>
      <w:del w:id="225" w:author="Author">
        <w:r w:rsidDel="000D2DF9">
          <w:rPr>
            <w:rFonts w:cs="Times New Roman"/>
            <w:szCs w:val="24"/>
          </w:rPr>
          <w:delText>ing</w:delText>
        </w:r>
      </w:del>
      <w:r>
        <w:rPr>
          <w:rFonts w:cs="Times New Roman"/>
          <w:szCs w:val="24"/>
        </w:rPr>
        <w:t xml:space="preserve"> for measurement error </w:t>
      </w:r>
      <w:ins w:id="226" w:author="Author">
        <w:r w:rsidR="000D2DF9">
          <w:rPr>
            <w:rFonts w:cs="Times New Roman"/>
            <w:szCs w:val="24"/>
          </w:rPr>
          <w:t xml:space="preserve">even when reporting a single measurement </w:t>
        </w:r>
      </w:ins>
      <w:r>
        <w:rPr>
          <w:rFonts w:cs="Times New Roman"/>
          <w:szCs w:val="24"/>
        </w:rPr>
        <w:t xml:space="preserve">(M1). </w:t>
      </w:r>
      <w:r w:rsidR="00105678">
        <w:t xml:space="preserve">The </w:t>
      </w:r>
      <w:r w:rsidR="00BE5D38">
        <w:t>greatest number of students improved i</w:t>
      </w:r>
      <w:r w:rsidR="00955733">
        <w:t>n answering questions that evaluated</w:t>
      </w:r>
      <w:r w:rsidR="00BE5D38">
        <w:t xml:space="preserve"> </w:t>
      </w:r>
      <w:r w:rsidR="00B877A2">
        <w:t>students’</w:t>
      </w:r>
      <w:r w:rsidR="00BE5D38">
        <w:t xml:space="preserve"> ability to read and interpret measurements. </w:t>
      </w:r>
      <w:r w:rsidR="00A8538E">
        <w:t xml:space="preserve">An example of this type of question is shown in </w:t>
      </w:r>
      <w:r w:rsidR="00795535" w:rsidRPr="00A8538E">
        <w:fldChar w:fldCharType="begin"/>
      </w:r>
      <w:r w:rsidR="00A8538E" w:rsidRPr="00A8538E">
        <w:instrText xml:space="preserve"> REF _Ref222557071 \h </w:instrText>
      </w:r>
      <w:r w:rsidR="00795535" w:rsidRPr="00A8538E">
        <w:fldChar w:fldCharType="separate"/>
      </w:r>
      <w:r w:rsidR="00012E51">
        <w:t xml:space="preserve">Figure </w:t>
      </w:r>
      <w:r w:rsidR="00012E51">
        <w:rPr>
          <w:noProof/>
        </w:rPr>
        <w:t>2</w:t>
      </w:r>
      <w:r w:rsidR="00795535" w:rsidRPr="00A8538E">
        <w:fldChar w:fldCharType="end"/>
      </w:r>
      <w:r w:rsidR="00E72B67">
        <w:t xml:space="preserve"> </w:t>
      </w:r>
      <w:r w:rsidR="000B78EA">
        <w:t>as well as</w:t>
      </w:r>
      <w:r w:rsidR="00AE49C8">
        <w:t xml:space="preserve"> </w:t>
      </w:r>
      <w:r w:rsidR="00105678">
        <w:t>a summary of student</w:t>
      </w:r>
      <w:r w:rsidR="000B78EA">
        <w:t>s’</w:t>
      </w:r>
      <w:r w:rsidR="00AE49C8">
        <w:t xml:space="preserve"> responses on both the pre and post </w:t>
      </w:r>
      <w:r w:rsidR="007929FB">
        <w:t xml:space="preserve">assessments </w:t>
      </w:r>
      <w:r w:rsidR="00AE49C8">
        <w:t xml:space="preserve">in </w:t>
      </w:r>
      <w:r w:rsidR="00795535">
        <w:fldChar w:fldCharType="begin"/>
      </w:r>
      <w:r w:rsidR="00AE49C8">
        <w:instrText xml:space="preserve"> REF _Ref222558585 \h </w:instrText>
      </w:r>
      <w:r w:rsidR="00795535">
        <w:fldChar w:fldCharType="separate"/>
      </w:r>
      <w:r w:rsidR="00012E51">
        <w:t xml:space="preserve">Table </w:t>
      </w:r>
      <w:r w:rsidR="00012E51">
        <w:rPr>
          <w:noProof/>
        </w:rPr>
        <w:t>1</w:t>
      </w:r>
      <w:r w:rsidR="00795535">
        <w:fldChar w:fldCharType="end"/>
      </w:r>
      <w:r w:rsidR="00AE49C8">
        <w:t xml:space="preserve">.  </w:t>
      </w:r>
      <w:r w:rsidR="00D1482D">
        <w:t>T</w:t>
      </w:r>
      <w:r w:rsidR="00AE49C8">
        <w:t xml:space="preserve">he number of students </w:t>
      </w:r>
      <w:r w:rsidR="00AE49C8">
        <w:lastRenderedPageBreak/>
        <w:t>who co</w:t>
      </w:r>
      <w:r w:rsidR="00D1482D">
        <w:t>rrectly identified answer</w:t>
      </w:r>
      <w:r w:rsidR="00AE49C8">
        <w:t xml:space="preserve"> (d) increased from 6 to 28 after being presented with t</w:t>
      </w:r>
      <w:r w:rsidR="00D1482D">
        <w:t>he metrology material. I</w:t>
      </w:r>
      <w:r w:rsidR="00AE49C8">
        <w:t xml:space="preserve">mportant </w:t>
      </w:r>
      <w:r w:rsidR="00D1482D">
        <w:t xml:space="preserve">to </w:t>
      </w:r>
      <w:r w:rsidR="00AE49C8">
        <w:t xml:space="preserve">note is </w:t>
      </w:r>
      <w:r w:rsidR="00D1482D">
        <w:t xml:space="preserve">also </w:t>
      </w:r>
      <w:r w:rsidR="00AE49C8">
        <w:t xml:space="preserve">the </w:t>
      </w:r>
      <w:r w:rsidR="00955733">
        <w:t xml:space="preserve">change in the </w:t>
      </w:r>
      <w:r w:rsidR="00AE49C8">
        <w:t xml:space="preserve">number of students who chose </w:t>
      </w:r>
      <w:r w:rsidR="00D1482D">
        <w:t>answer</w:t>
      </w:r>
      <w:r w:rsidR="007B40D2">
        <w:t xml:space="preserve"> (a)</w:t>
      </w:r>
      <w:r w:rsidR="00AE49C8">
        <w:t xml:space="preserve">. </w:t>
      </w:r>
      <w:r w:rsidR="00EF616B">
        <w:t xml:space="preserve">This answer </w:t>
      </w:r>
      <w:r w:rsidR="000B57C5">
        <w:t xml:space="preserve">directly addresses learning objective M3 and </w:t>
      </w:r>
      <w:r w:rsidR="00EF616B">
        <w:t xml:space="preserve">represents a common misconception that the correct procedure for collecting measurements is to measure once and this </w:t>
      </w:r>
      <w:r w:rsidR="00E72B67">
        <w:t xml:space="preserve">will result in </w:t>
      </w:r>
      <w:r w:rsidR="00EF616B">
        <w:t>the correct value</w:t>
      </w:r>
      <w:r w:rsidR="007B40D2">
        <w:t xml:space="preserve"> (</w:t>
      </w:r>
      <w:proofErr w:type="spellStart"/>
      <w:r w:rsidR="007B40D2">
        <w:rPr>
          <w:rFonts w:cs="Times New Roman"/>
          <w:color w:val="000000"/>
          <w:szCs w:val="24"/>
        </w:rPr>
        <w:t>Deardorff</w:t>
      </w:r>
      <w:proofErr w:type="spellEnd"/>
      <w:r w:rsidR="007B40D2">
        <w:rPr>
          <w:rFonts w:cs="Times New Roman"/>
          <w:color w:val="000000"/>
          <w:szCs w:val="24"/>
        </w:rPr>
        <w:t>, 2001, p. 26)</w:t>
      </w:r>
      <w:r w:rsidR="007B40D2">
        <w:t>. With the introduction of the material</w:t>
      </w:r>
      <w:r w:rsidR="007C462A">
        <w:t>,</w:t>
      </w:r>
      <w:r w:rsidR="007B40D2">
        <w:t xml:space="preserve"> the number of student</w:t>
      </w:r>
      <w:r w:rsidR="00D33CD3">
        <w:t>s</w:t>
      </w:r>
      <w:r w:rsidR="007B40D2">
        <w:t xml:space="preserve"> who chose this answer decreased from 16 to 6.  </w:t>
      </w:r>
    </w:p>
    <w:p w14:paraId="437FC438" w14:textId="77777777" w:rsidR="00DE5E5E" w:rsidRDefault="00DE5E5E" w:rsidP="009D5870">
      <w:pPr>
        <w:pStyle w:val="Caption"/>
        <w:spacing w:after="0"/>
        <w:contextualSpacing/>
        <w:rPr>
          <w:b w:val="0"/>
          <w:bCs w:val="0"/>
          <w:szCs w:val="22"/>
        </w:rPr>
      </w:pPr>
      <w:bookmarkStart w:id="227" w:name="_Ref222557071"/>
    </w:p>
    <w:p w14:paraId="17977E66" w14:textId="77777777" w:rsidR="00F10B30" w:rsidRDefault="00C63AA3" w:rsidP="009D5870">
      <w:pPr>
        <w:pStyle w:val="Caption"/>
        <w:spacing w:after="0"/>
        <w:contextualSpacing/>
      </w:pPr>
      <w:r>
        <w:rPr>
          <w:b w:val="0"/>
          <w:bCs w:val="0"/>
          <w:szCs w:val="22"/>
        </w:rPr>
        <w:br/>
      </w:r>
      <w:r w:rsidR="00F10B30">
        <w:t xml:space="preserve">Figure </w:t>
      </w:r>
      <w:r w:rsidR="00795535">
        <w:fldChar w:fldCharType="begin"/>
      </w:r>
      <w:r w:rsidR="00D50064">
        <w:instrText xml:space="preserve"> SEQ Figure \* ARABIC </w:instrText>
      </w:r>
      <w:r w:rsidR="00795535">
        <w:fldChar w:fldCharType="separate"/>
      </w:r>
      <w:r w:rsidR="00012E51">
        <w:rPr>
          <w:noProof/>
        </w:rPr>
        <w:t>2</w:t>
      </w:r>
      <w:r w:rsidR="00795535">
        <w:rPr>
          <w:noProof/>
        </w:rPr>
        <w:fldChar w:fldCharType="end"/>
      </w:r>
      <w:bookmarkEnd w:id="227"/>
      <w:r w:rsidR="00F10B30">
        <w:t>-</w:t>
      </w:r>
      <w:r w:rsidR="00A8538E">
        <w:t xml:space="preserve"> </w:t>
      </w:r>
      <w:r w:rsidR="00F10B30" w:rsidRPr="00A8538E">
        <w:rPr>
          <w:b w:val="0"/>
        </w:rPr>
        <w:t>Content assessment question</w:t>
      </w:r>
      <w:r w:rsidR="00A8538E">
        <w:rPr>
          <w:b w:val="0"/>
        </w:rPr>
        <w:t xml:space="preserve"> </w:t>
      </w:r>
      <w:r w:rsidR="008E45C3">
        <w:rPr>
          <w:b w:val="0"/>
        </w:rPr>
        <w:t>to</w:t>
      </w:r>
      <w:r w:rsidR="008E45C3" w:rsidRPr="00A8538E">
        <w:rPr>
          <w:b w:val="0"/>
        </w:rPr>
        <w:t xml:space="preserve"> </w:t>
      </w:r>
      <w:r w:rsidR="00A8538E" w:rsidRPr="00A8538E">
        <w:rPr>
          <w:b w:val="0"/>
        </w:rPr>
        <w:t>test</w:t>
      </w:r>
      <w:r w:rsidR="00F10B30" w:rsidRPr="00A8538E">
        <w:rPr>
          <w:b w:val="0"/>
        </w:rPr>
        <w:t xml:space="preserve"> students' ability to read and interpret measurements.</w:t>
      </w:r>
      <w:r w:rsidR="00105678">
        <w:rPr>
          <w:b w:val="0"/>
        </w:rPr>
        <w:t xml:space="preserve"> This question </w:t>
      </w:r>
      <w:r w:rsidR="00875816">
        <w:rPr>
          <w:b w:val="0"/>
        </w:rPr>
        <w:t xml:space="preserve">attempts to evaluate </w:t>
      </w:r>
      <w:r w:rsidR="00105678">
        <w:rPr>
          <w:b w:val="0"/>
        </w:rPr>
        <w:t>learning objective</w:t>
      </w:r>
      <w:r w:rsidR="00386588">
        <w:rPr>
          <w:b w:val="0"/>
        </w:rPr>
        <w:t>s</w:t>
      </w:r>
      <w:r w:rsidR="00105678">
        <w:rPr>
          <w:b w:val="0"/>
        </w:rPr>
        <w:t xml:space="preserve"> M1 and B3.</w:t>
      </w:r>
      <w:r w:rsidR="008E45C3">
        <w:rPr>
          <w:b w:val="0"/>
        </w:rPr>
        <w:br/>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576"/>
      </w:tblGrid>
      <w:tr w:rsidR="00D04DD4" w14:paraId="7DF052F3" w14:textId="77777777">
        <w:tc>
          <w:tcPr>
            <w:tcW w:w="9576" w:type="dxa"/>
          </w:tcPr>
          <w:p w14:paraId="29D8D1AB" w14:textId="77777777" w:rsidR="00D04DD4" w:rsidRDefault="00D04DD4" w:rsidP="009D5870">
            <w:pPr>
              <w:contextualSpacing/>
              <w:rPr>
                <w:rFonts w:eastAsiaTheme="majorEastAsia" w:cs="Times New Roman"/>
                <w:b/>
                <w:bCs/>
                <w:color w:val="4F81BD" w:themeColor="accent1"/>
                <w:szCs w:val="24"/>
              </w:rPr>
            </w:pPr>
            <w:commentRangeStart w:id="228"/>
            <w:r w:rsidRPr="00D04DD4">
              <w:rPr>
                <w:rFonts w:cs="Times New Roman"/>
                <w:szCs w:val="24"/>
              </w:rPr>
              <w:t>A group of students are working together on an experiment. The first task is to determine the distance a ball rolls down a slope from a determined height. The group uses a ruler to measure the distance. What they see is shown in the picture below.</w:t>
            </w:r>
            <w:commentRangeEnd w:id="228"/>
            <w:r w:rsidR="009A2BD9">
              <w:rPr>
                <w:rStyle w:val="CommentReference"/>
              </w:rPr>
              <w:commentReference w:id="228"/>
            </w:r>
          </w:p>
        </w:tc>
      </w:tr>
      <w:tr w:rsidR="00D04DD4" w14:paraId="4FB2914A" w14:textId="77777777">
        <w:tc>
          <w:tcPr>
            <w:tcW w:w="9576" w:type="dxa"/>
          </w:tcPr>
          <w:p w14:paraId="07AB3F93" w14:textId="77777777" w:rsidR="00D04DD4" w:rsidRDefault="00D04DD4" w:rsidP="009D5870">
            <w:pPr>
              <w:contextualSpacing/>
              <w:rPr>
                <w:rFonts w:eastAsiaTheme="majorEastAsia" w:cs="Times New Roman"/>
                <w:b/>
                <w:bCs/>
                <w:color w:val="4F81BD" w:themeColor="accent1"/>
                <w:szCs w:val="24"/>
              </w:rPr>
            </w:pPr>
            <w:r>
              <w:rPr>
                <w:rFonts w:cs="Times New Roman"/>
                <w:noProof/>
                <w:szCs w:val="24"/>
              </w:rPr>
              <w:drawing>
                <wp:inline distT="0" distB="0" distL="0" distR="0" wp14:anchorId="15F84228" wp14:editId="700EC868">
                  <wp:extent cx="3121152" cy="1828800"/>
                  <wp:effectExtent l="19050" t="0" r="3048" b="0"/>
                  <wp:docPr id="7" name="Picture 6" descr="question1_r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1_ruler.png"/>
                          <pic:cNvPicPr/>
                        </pic:nvPicPr>
                        <pic:blipFill>
                          <a:blip r:embed="rId13" cstate="print"/>
                          <a:stretch>
                            <a:fillRect/>
                          </a:stretch>
                        </pic:blipFill>
                        <pic:spPr>
                          <a:xfrm>
                            <a:off x="0" y="0"/>
                            <a:ext cx="3121152" cy="1828800"/>
                          </a:xfrm>
                          <a:prstGeom prst="rect">
                            <a:avLst/>
                          </a:prstGeom>
                        </pic:spPr>
                      </pic:pic>
                    </a:graphicData>
                  </a:graphic>
                </wp:inline>
              </w:drawing>
            </w:r>
          </w:p>
        </w:tc>
      </w:tr>
      <w:tr w:rsidR="00D04DD4" w14:paraId="27CF5E8B" w14:textId="77777777">
        <w:tc>
          <w:tcPr>
            <w:tcW w:w="9576" w:type="dxa"/>
          </w:tcPr>
          <w:p w14:paraId="107CA824" w14:textId="77777777" w:rsidR="00D04DD4" w:rsidRPr="00D04DD4" w:rsidRDefault="00D04DD4" w:rsidP="009D5870">
            <w:pPr>
              <w:contextualSpacing/>
              <w:rPr>
                <w:rFonts w:eastAsiaTheme="majorEastAsia" w:cs="Times New Roman"/>
                <w:b/>
                <w:bCs/>
                <w:color w:val="4F81BD" w:themeColor="accent1"/>
                <w:szCs w:val="24"/>
              </w:rPr>
            </w:pPr>
            <w:r w:rsidRPr="00D04DD4">
              <w:rPr>
                <w:rFonts w:cs="Times New Roman"/>
                <w:szCs w:val="24"/>
              </w:rPr>
              <w:t>Suppose the group consists of Student A, Student B, Student C, Student D, and Student E. Which student do you most closely agree with?</w:t>
            </w:r>
          </w:p>
          <w:p w14:paraId="194B21E8" w14:textId="77777777" w:rsidR="00055B19" w:rsidRDefault="00D04DD4" w:rsidP="00070DDE">
            <w:pPr>
              <w:pStyle w:val="ListParagraph"/>
              <w:numPr>
                <w:ilvl w:val="0"/>
                <w:numId w:val="27"/>
              </w:numPr>
              <w:rPr>
                <w:rFonts w:eastAsiaTheme="majorEastAsia" w:cs="Times New Roman"/>
                <w:b/>
                <w:bCs/>
                <w:i/>
                <w:iCs/>
                <w:color w:val="4F81BD" w:themeColor="accent1"/>
                <w:szCs w:val="24"/>
              </w:rPr>
            </w:pPr>
            <w:r w:rsidRPr="00D04DD4">
              <w:rPr>
                <w:rFonts w:cs="Times New Roman"/>
                <w:szCs w:val="24"/>
              </w:rPr>
              <w:t xml:space="preserve">Student A who says: The distance is exactly 10.5 inches. </w:t>
            </w:r>
            <w:r w:rsidRPr="00D04DD4">
              <w:rPr>
                <w:rFonts w:cs="Times New Roman"/>
                <w:szCs w:val="24"/>
              </w:rPr>
              <w:tab/>
            </w:r>
            <w:r w:rsidRPr="00D04DD4">
              <w:rPr>
                <w:rFonts w:cs="Times New Roman"/>
                <w:szCs w:val="24"/>
              </w:rPr>
              <w:tab/>
              <w:t xml:space="preserve">  </w:t>
            </w:r>
            <w:r w:rsidRPr="00D04DD4">
              <w:rPr>
                <w:rFonts w:cs="Times New Roman"/>
                <w:szCs w:val="24"/>
              </w:rPr>
              <w:tab/>
              <w:t xml:space="preserve"> </w:t>
            </w:r>
          </w:p>
          <w:p w14:paraId="726076ED" w14:textId="77777777" w:rsidR="00055B19" w:rsidRDefault="00D04DD4" w:rsidP="00070DDE">
            <w:pPr>
              <w:pStyle w:val="ListParagraph"/>
              <w:numPr>
                <w:ilvl w:val="0"/>
                <w:numId w:val="27"/>
              </w:numPr>
              <w:rPr>
                <w:rFonts w:eastAsiaTheme="majorEastAsia" w:cs="Times New Roman"/>
                <w:b/>
                <w:bCs/>
                <w:i/>
                <w:iCs/>
                <w:color w:val="4F81BD" w:themeColor="accent1"/>
                <w:szCs w:val="24"/>
              </w:rPr>
            </w:pPr>
            <w:r w:rsidRPr="00D04DD4">
              <w:rPr>
                <w:rFonts w:cs="Times New Roman"/>
                <w:szCs w:val="24"/>
              </w:rPr>
              <w:t xml:space="preserve">Student B who says: The distance is approximately 10.5 inches. </w:t>
            </w:r>
            <w:r w:rsidRPr="00D04DD4">
              <w:rPr>
                <w:rFonts w:cs="Times New Roman"/>
                <w:szCs w:val="24"/>
              </w:rPr>
              <w:tab/>
            </w:r>
            <w:r w:rsidRPr="00D04DD4">
              <w:rPr>
                <w:rFonts w:cs="Times New Roman"/>
                <w:szCs w:val="24"/>
              </w:rPr>
              <w:tab/>
              <w:t xml:space="preserve">  </w:t>
            </w:r>
          </w:p>
          <w:p w14:paraId="79BF6465" w14:textId="77777777" w:rsidR="00055B19" w:rsidRDefault="00D04DD4" w:rsidP="00070DDE">
            <w:pPr>
              <w:pStyle w:val="ListParagraph"/>
              <w:numPr>
                <w:ilvl w:val="0"/>
                <w:numId w:val="27"/>
              </w:numPr>
              <w:rPr>
                <w:rFonts w:eastAsiaTheme="majorEastAsia" w:cs="Times New Roman"/>
                <w:b/>
                <w:bCs/>
                <w:i/>
                <w:iCs/>
                <w:color w:val="4F81BD" w:themeColor="accent1"/>
                <w:szCs w:val="24"/>
              </w:rPr>
            </w:pPr>
            <w:r w:rsidRPr="00D04DD4">
              <w:rPr>
                <w:rFonts w:cs="Times New Roman"/>
                <w:szCs w:val="24"/>
              </w:rPr>
              <w:t>Student C who says: The distance is between 10.25 and 10.75 in</w:t>
            </w:r>
            <w:r>
              <w:rPr>
                <w:rFonts w:cs="Times New Roman"/>
                <w:szCs w:val="24"/>
              </w:rPr>
              <w:t xml:space="preserve">ches. </w:t>
            </w:r>
            <w:r>
              <w:rPr>
                <w:rFonts w:cs="Times New Roman"/>
                <w:szCs w:val="24"/>
              </w:rPr>
              <w:tab/>
            </w:r>
          </w:p>
          <w:p w14:paraId="3E7B7219" w14:textId="77777777" w:rsidR="00055B19" w:rsidRDefault="00D04DD4" w:rsidP="00070DDE">
            <w:pPr>
              <w:pStyle w:val="ListParagraph"/>
              <w:numPr>
                <w:ilvl w:val="0"/>
                <w:numId w:val="27"/>
              </w:numPr>
              <w:rPr>
                <w:rFonts w:eastAsiaTheme="majorEastAsia" w:cs="Times New Roman"/>
                <w:b/>
                <w:bCs/>
                <w:color w:val="4F81BD" w:themeColor="accent1"/>
                <w:szCs w:val="24"/>
              </w:rPr>
            </w:pPr>
            <w:r w:rsidRPr="00D04DD4">
              <w:rPr>
                <w:rFonts w:cs="Times New Roman"/>
                <w:szCs w:val="24"/>
              </w:rPr>
              <w:t xml:space="preserve">Student D who says: The distance is between 10.4 and 10.6 inches. </w:t>
            </w:r>
            <w:r w:rsidRPr="00D04DD4">
              <w:rPr>
                <w:rFonts w:cs="Times New Roman"/>
                <w:szCs w:val="24"/>
              </w:rPr>
              <w:tab/>
            </w:r>
          </w:p>
          <w:p w14:paraId="20D50938" w14:textId="77777777" w:rsidR="00055B19" w:rsidRDefault="00D04DD4" w:rsidP="00070DDE">
            <w:pPr>
              <w:pStyle w:val="ListParagraph"/>
              <w:numPr>
                <w:ilvl w:val="0"/>
                <w:numId w:val="27"/>
              </w:numPr>
              <w:rPr>
                <w:rFonts w:eastAsiaTheme="majorEastAsia" w:cs="Times New Roman"/>
                <w:b/>
                <w:bCs/>
                <w:i/>
                <w:iCs/>
                <w:color w:val="4F81BD" w:themeColor="accent1"/>
                <w:szCs w:val="24"/>
              </w:rPr>
            </w:pPr>
            <w:r w:rsidRPr="00D04DD4">
              <w:rPr>
                <w:rFonts w:cs="Times New Roman"/>
                <w:szCs w:val="24"/>
              </w:rPr>
              <w:t>Student E who says: I don't agree with any of you.</w:t>
            </w:r>
          </w:p>
        </w:tc>
      </w:tr>
    </w:tbl>
    <w:p w14:paraId="596AD2FC" w14:textId="77777777" w:rsidR="00730E84" w:rsidRDefault="00730E84" w:rsidP="009D5870">
      <w:pPr>
        <w:pStyle w:val="Caption"/>
        <w:keepNext/>
        <w:spacing w:after="0"/>
        <w:contextualSpacing/>
      </w:pPr>
      <w:bookmarkStart w:id="229" w:name="_Ref222558585"/>
    </w:p>
    <w:p w14:paraId="722CFB3D" w14:textId="77777777" w:rsidR="00730E84" w:rsidRDefault="00730E84" w:rsidP="009D5870">
      <w:pPr>
        <w:pStyle w:val="Caption"/>
        <w:keepNext/>
        <w:spacing w:after="0"/>
        <w:contextualSpacing/>
      </w:pPr>
    </w:p>
    <w:p w14:paraId="42AF505E" w14:textId="77777777" w:rsidR="002570EA" w:rsidRPr="002570EA" w:rsidRDefault="002570EA" w:rsidP="009D5870">
      <w:pPr>
        <w:pStyle w:val="Caption"/>
        <w:keepNext/>
        <w:spacing w:after="0"/>
        <w:contextualSpacing/>
        <w:rPr>
          <w:b w:val="0"/>
        </w:rPr>
      </w:pPr>
      <w:proofErr w:type="gramStart"/>
      <w:r>
        <w:t xml:space="preserve">Table </w:t>
      </w:r>
      <w:r w:rsidR="00795535">
        <w:fldChar w:fldCharType="begin"/>
      </w:r>
      <w:r w:rsidR="00D50064">
        <w:instrText xml:space="preserve"> SEQ Table \* ARABIC </w:instrText>
      </w:r>
      <w:r w:rsidR="00795535">
        <w:fldChar w:fldCharType="separate"/>
      </w:r>
      <w:r w:rsidR="00012E51">
        <w:rPr>
          <w:noProof/>
        </w:rPr>
        <w:t>1</w:t>
      </w:r>
      <w:r w:rsidR="00795535">
        <w:rPr>
          <w:noProof/>
        </w:rPr>
        <w:fldChar w:fldCharType="end"/>
      </w:r>
      <w:bookmarkEnd w:id="229"/>
      <w:r>
        <w:t>-</w:t>
      </w:r>
      <w:r w:rsidRPr="002570EA">
        <w:rPr>
          <w:b w:val="0"/>
        </w:rPr>
        <w:t xml:space="preserve">Results of question shown in </w:t>
      </w:r>
      <w:r w:rsidR="00795535" w:rsidRPr="004564E9">
        <w:rPr>
          <w:b w:val="0"/>
        </w:rPr>
        <w:fldChar w:fldCharType="begin"/>
      </w:r>
      <w:r w:rsidRPr="004564E9">
        <w:rPr>
          <w:b w:val="0"/>
        </w:rPr>
        <w:instrText xml:space="preserve"> REF _Ref222557071 \h </w:instrText>
      </w:r>
      <w:r w:rsidR="00795535" w:rsidRPr="004564E9">
        <w:rPr>
          <w:b w:val="0"/>
        </w:rPr>
      </w:r>
      <w:r w:rsidR="00795535" w:rsidRPr="004564E9">
        <w:rPr>
          <w:b w:val="0"/>
        </w:rPr>
        <w:fldChar w:fldCharType="separate"/>
      </w:r>
      <w:r w:rsidR="00012E51" w:rsidRPr="004564E9">
        <w:rPr>
          <w:b w:val="0"/>
        </w:rPr>
        <w:t xml:space="preserve">Figure </w:t>
      </w:r>
      <w:r w:rsidR="00012E51" w:rsidRPr="004564E9">
        <w:rPr>
          <w:b w:val="0"/>
          <w:noProof/>
        </w:rPr>
        <w:t>2</w:t>
      </w:r>
      <w:r w:rsidR="00795535" w:rsidRPr="004564E9">
        <w:rPr>
          <w:b w:val="0"/>
        </w:rPr>
        <w:fldChar w:fldCharType="end"/>
      </w:r>
      <w:r w:rsidRPr="004564E9">
        <w:rPr>
          <w:b w:val="0"/>
        </w:rPr>
        <w:t>.</w:t>
      </w:r>
      <w:proofErr w:type="gramEnd"/>
      <w:r w:rsidR="00ED01C3">
        <w:rPr>
          <w:b w:val="0"/>
        </w:rPr>
        <w:br/>
      </w:r>
    </w:p>
    <w:tbl>
      <w:tblPr>
        <w:tblStyle w:val="TableGrid"/>
        <w:tblW w:w="0" w:type="auto"/>
        <w:jc w:val="center"/>
        <w:tblLook w:val="04A0" w:firstRow="1" w:lastRow="0" w:firstColumn="1" w:lastColumn="0" w:noHBand="0" w:noVBand="1"/>
      </w:tblPr>
      <w:tblGrid>
        <w:gridCol w:w="1350"/>
        <w:gridCol w:w="852"/>
        <w:gridCol w:w="632"/>
        <w:gridCol w:w="644"/>
        <w:gridCol w:w="632"/>
        <w:gridCol w:w="644"/>
        <w:gridCol w:w="632"/>
        <w:gridCol w:w="852"/>
      </w:tblGrid>
      <w:tr w:rsidR="002570EA" w14:paraId="57C0D136" w14:textId="77777777">
        <w:trPr>
          <w:jc w:val="center"/>
        </w:trPr>
        <w:tc>
          <w:tcPr>
            <w:tcW w:w="1255" w:type="dxa"/>
            <w:tcBorders>
              <w:top w:val="nil"/>
              <w:left w:val="nil"/>
              <w:bottom w:val="nil"/>
              <w:right w:val="nil"/>
            </w:tcBorders>
          </w:tcPr>
          <w:p w14:paraId="5AAAEDB4" w14:textId="77777777" w:rsidR="002570EA" w:rsidRDefault="002570EA" w:rsidP="009D5870">
            <w:pPr>
              <w:contextualSpacing/>
              <w:rPr>
                <w:rFonts w:cs="Times New Roman"/>
                <w:szCs w:val="24"/>
              </w:rPr>
            </w:pPr>
          </w:p>
        </w:tc>
        <w:tc>
          <w:tcPr>
            <w:tcW w:w="852" w:type="dxa"/>
            <w:tcBorders>
              <w:top w:val="nil"/>
              <w:left w:val="nil"/>
              <w:bottom w:val="nil"/>
              <w:right w:val="nil"/>
            </w:tcBorders>
          </w:tcPr>
          <w:p w14:paraId="6A6DFE23" w14:textId="77777777" w:rsidR="002570EA" w:rsidRDefault="002570EA" w:rsidP="009D5870">
            <w:pPr>
              <w:contextualSpacing/>
              <w:rPr>
                <w:rFonts w:cs="Times New Roman"/>
                <w:szCs w:val="24"/>
              </w:rPr>
            </w:pPr>
          </w:p>
        </w:tc>
        <w:tc>
          <w:tcPr>
            <w:tcW w:w="3184" w:type="dxa"/>
            <w:gridSpan w:val="5"/>
            <w:tcBorders>
              <w:top w:val="nil"/>
              <w:left w:val="nil"/>
              <w:bottom w:val="single" w:sz="4" w:space="0" w:color="auto"/>
              <w:right w:val="nil"/>
            </w:tcBorders>
          </w:tcPr>
          <w:p w14:paraId="18BB6633" w14:textId="77777777" w:rsidR="002570EA" w:rsidRDefault="00E56B29" w:rsidP="009D5870">
            <w:pPr>
              <w:contextualSpacing/>
              <w:rPr>
                <w:rFonts w:eastAsiaTheme="majorEastAsia" w:cs="Times New Roman"/>
                <w:b/>
                <w:bCs/>
                <w:color w:val="4F81BD" w:themeColor="accent1"/>
                <w:szCs w:val="24"/>
              </w:rPr>
            </w:pPr>
            <w:r>
              <w:rPr>
                <w:rFonts w:cs="Times New Roman"/>
                <w:szCs w:val="24"/>
              </w:rPr>
              <w:t xml:space="preserve">Post </w:t>
            </w:r>
            <w:r w:rsidR="002570EA">
              <w:rPr>
                <w:rFonts w:cs="Times New Roman"/>
                <w:szCs w:val="24"/>
              </w:rPr>
              <w:t>Assessment</w:t>
            </w:r>
          </w:p>
        </w:tc>
        <w:tc>
          <w:tcPr>
            <w:tcW w:w="852" w:type="dxa"/>
            <w:tcBorders>
              <w:top w:val="nil"/>
              <w:left w:val="nil"/>
              <w:bottom w:val="nil"/>
              <w:right w:val="nil"/>
            </w:tcBorders>
          </w:tcPr>
          <w:p w14:paraId="684C7210" w14:textId="77777777" w:rsidR="002570EA" w:rsidRDefault="002570EA" w:rsidP="009D5870">
            <w:pPr>
              <w:contextualSpacing/>
              <w:rPr>
                <w:rFonts w:cs="Times New Roman"/>
                <w:szCs w:val="24"/>
              </w:rPr>
            </w:pPr>
          </w:p>
        </w:tc>
      </w:tr>
      <w:tr w:rsidR="002570EA" w14:paraId="17AF0E3D" w14:textId="77777777">
        <w:trPr>
          <w:jc w:val="center"/>
        </w:trPr>
        <w:tc>
          <w:tcPr>
            <w:tcW w:w="1255" w:type="dxa"/>
            <w:tcBorders>
              <w:top w:val="nil"/>
              <w:left w:val="nil"/>
              <w:bottom w:val="nil"/>
              <w:right w:val="nil"/>
            </w:tcBorders>
          </w:tcPr>
          <w:p w14:paraId="1B26F90F" w14:textId="77777777" w:rsidR="002570EA" w:rsidRDefault="002570EA" w:rsidP="009D5870">
            <w:pPr>
              <w:contextualSpacing/>
              <w:rPr>
                <w:rFonts w:cs="Times New Roman"/>
                <w:szCs w:val="24"/>
              </w:rPr>
            </w:pPr>
          </w:p>
        </w:tc>
        <w:tc>
          <w:tcPr>
            <w:tcW w:w="852" w:type="dxa"/>
            <w:tcBorders>
              <w:top w:val="nil"/>
              <w:left w:val="nil"/>
              <w:bottom w:val="nil"/>
              <w:right w:val="nil"/>
            </w:tcBorders>
          </w:tcPr>
          <w:p w14:paraId="412D7244" w14:textId="77777777" w:rsidR="002570EA" w:rsidRDefault="002570EA" w:rsidP="009D5870">
            <w:pPr>
              <w:contextualSpacing/>
              <w:rPr>
                <w:rFonts w:cs="Times New Roman"/>
                <w:szCs w:val="24"/>
              </w:rPr>
            </w:pPr>
          </w:p>
        </w:tc>
        <w:tc>
          <w:tcPr>
            <w:tcW w:w="632" w:type="dxa"/>
            <w:tcBorders>
              <w:top w:val="single" w:sz="4" w:space="0" w:color="auto"/>
              <w:left w:val="nil"/>
              <w:bottom w:val="single" w:sz="18" w:space="0" w:color="auto"/>
              <w:right w:val="nil"/>
            </w:tcBorders>
          </w:tcPr>
          <w:p w14:paraId="07856EED" w14:textId="77777777" w:rsidR="002570EA" w:rsidRDefault="002570EA" w:rsidP="009D5870">
            <w:pPr>
              <w:contextualSpacing/>
              <w:rPr>
                <w:rFonts w:eastAsiaTheme="majorEastAsia" w:cs="Times New Roman"/>
                <w:b/>
                <w:bCs/>
                <w:color w:val="4F81BD" w:themeColor="accent1"/>
                <w:szCs w:val="24"/>
              </w:rPr>
            </w:pPr>
            <w:r>
              <w:rPr>
                <w:rFonts w:cs="Times New Roman"/>
                <w:szCs w:val="24"/>
              </w:rPr>
              <w:t>(a)</w:t>
            </w:r>
          </w:p>
        </w:tc>
        <w:tc>
          <w:tcPr>
            <w:tcW w:w="644" w:type="dxa"/>
            <w:tcBorders>
              <w:top w:val="single" w:sz="4" w:space="0" w:color="auto"/>
              <w:left w:val="nil"/>
              <w:bottom w:val="single" w:sz="18" w:space="0" w:color="auto"/>
              <w:right w:val="nil"/>
            </w:tcBorders>
          </w:tcPr>
          <w:p w14:paraId="24FD33DF" w14:textId="77777777" w:rsidR="002570EA" w:rsidRDefault="002570EA" w:rsidP="009D5870">
            <w:pPr>
              <w:contextualSpacing/>
              <w:rPr>
                <w:rFonts w:eastAsiaTheme="majorEastAsia" w:cs="Times New Roman"/>
                <w:b/>
                <w:bCs/>
                <w:color w:val="4F81BD" w:themeColor="accent1"/>
                <w:szCs w:val="24"/>
              </w:rPr>
            </w:pPr>
            <w:r>
              <w:rPr>
                <w:rFonts w:cs="Times New Roman"/>
                <w:szCs w:val="24"/>
              </w:rPr>
              <w:t>(b)</w:t>
            </w:r>
          </w:p>
        </w:tc>
        <w:tc>
          <w:tcPr>
            <w:tcW w:w="632" w:type="dxa"/>
            <w:tcBorders>
              <w:top w:val="single" w:sz="4" w:space="0" w:color="auto"/>
              <w:left w:val="nil"/>
              <w:bottom w:val="single" w:sz="18" w:space="0" w:color="auto"/>
              <w:right w:val="nil"/>
            </w:tcBorders>
          </w:tcPr>
          <w:p w14:paraId="20BBA737" w14:textId="77777777" w:rsidR="002570EA" w:rsidRDefault="002570EA" w:rsidP="009D5870">
            <w:pPr>
              <w:contextualSpacing/>
              <w:rPr>
                <w:rFonts w:eastAsiaTheme="majorEastAsia" w:cs="Times New Roman"/>
                <w:b/>
                <w:bCs/>
                <w:color w:val="4F81BD" w:themeColor="accent1"/>
                <w:szCs w:val="24"/>
              </w:rPr>
            </w:pPr>
            <w:r>
              <w:rPr>
                <w:rFonts w:cs="Times New Roman"/>
                <w:szCs w:val="24"/>
              </w:rPr>
              <w:t>(c)</w:t>
            </w:r>
          </w:p>
        </w:tc>
        <w:tc>
          <w:tcPr>
            <w:tcW w:w="644" w:type="dxa"/>
            <w:tcBorders>
              <w:top w:val="single" w:sz="4" w:space="0" w:color="auto"/>
              <w:left w:val="nil"/>
              <w:bottom w:val="single" w:sz="18" w:space="0" w:color="auto"/>
              <w:right w:val="nil"/>
            </w:tcBorders>
          </w:tcPr>
          <w:p w14:paraId="5A0A9B1B" w14:textId="77777777" w:rsidR="002570EA" w:rsidRDefault="002570EA" w:rsidP="009D5870">
            <w:pPr>
              <w:contextualSpacing/>
              <w:rPr>
                <w:rFonts w:eastAsiaTheme="majorEastAsia" w:cs="Times New Roman"/>
                <w:b/>
                <w:bCs/>
                <w:color w:val="4F81BD" w:themeColor="accent1"/>
                <w:szCs w:val="24"/>
              </w:rPr>
            </w:pPr>
            <w:r>
              <w:rPr>
                <w:rFonts w:cs="Times New Roman"/>
                <w:szCs w:val="24"/>
              </w:rPr>
              <w:t>(d)</w:t>
            </w:r>
          </w:p>
        </w:tc>
        <w:tc>
          <w:tcPr>
            <w:tcW w:w="632" w:type="dxa"/>
            <w:tcBorders>
              <w:top w:val="single" w:sz="4" w:space="0" w:color="auto"/>
              <w:left w:val="nil"/>
              <w:bottom w:val="single" w:sz="18" w:space="0" w:color="auto"/>
              <w:right w:val="nil"/>
            </w:tcBorders>
          </w:tcPr>
          <w:p w14:paraId="63ED4880" w14:textId="77777777" w:rsidR="002570EA" w:rsidRDefault="002570EA" w:rsidP="009D5870">
            <w:pPr>
              <w:contextualSpacing/>
              <w:rPr>
                <w:rFonts w:eastAsiaTheme="majorEastAsia" w:cs="Times New Roman"/>
                <w:b/>
                <w:bCs/>
                <w:color w:val="4F81BD" w:themeColor="accent1"/>
                <w:szCs w:val="24"/>
              </w:rPr>
            </w:pPr>
            <w:r>
              <w:rPr>
                <w:rFonts w:cs="Times New Roman"/>
                <w:szCs w:val="24"/>
              </w:rPr>
              <w:t>(e)</w:t>
            </w:r>
          </w:p>
        </w:tc>
        <w:tc>
          <w:tcPr>
            <w:tcW w:w="852" w:type="dxa"/>
            <w:tcBorders>
              <w:top w:val="nil"/>
              <w:left w:val="nil"/>
              <w:bottom w:val="nil"/>
              <w:right w:val="nil"/>
            </w:tcBorders>
          </w:tcPr>
          <w:p w14:paraId="210353B5" w14:textId="77777777" w:rsidR="002570EA" w:rsidRDefault="002570EA" w:rsidP="009D5870">
            <w:pPr>
              <w:contextualSpacing/>
              <w:rPr>
                <w:rFonts w:eastAsiaTheme="majorEastAsia" w:cs="Times New Roman"/>
                <w:b/>
                <w:bCs/>
                <w:color w:val="4F81BD" w:themeColor="accent1"/>
                <w:szCs w:val="24"/>
              </w:rPr>
            </w:pPr>
            <w:r>
              <w:rPr>
                <w:rFonts w:cs="Times New Roman"/>
                <w:szCs w:val="24"/>
              </w:rPr>
              <w:t>Total</w:t>
            </w:r>
          </w:p>
        </w:tc>
      </w:tr>
      <w:tr w:rsidR="002570EA" w14:paraId="6832C890" w14:textId="77777777">
        <w:trPr>
          <w:jc w:val="center"/>
        </w:trPr>
        <w:tc>
          <w:tcPr>
            <w:tcW w:w="1255" w:type="dxa"/>
            <w:vMerge w:val="restart"/>
            <w:tcBorders>
              <w:top w:val="nil"/>
              <w:left w:val="nil"/>
              <w:bottom w:val="nil"/>
              <w:right w:val="single" w:sz="4" w:space="0" w:color="auto"/>
            </w:tcBorders>
          </w:tcPr>
          <w:p w14:paraId="31C1F894" w14:textId="77777777" w:rsidR="002570EA" w:rsidRDefault="00E56B29" w:rsidP="009D5870">
            <w:pPr>
              <w:contextualSpacing/>
              <w:rPr>
                <w:rFonts w:eastAsiaTheme="majorEastAsia" w:cs="Times New Roman"/>
                <w:b/>
                <w:bCs/>
                <w:color w:val="4F81BD" w:themeColor="accent1"/>
                <w:szCs w:val="24"/>
              </w:rPr>
            </w:pPr>
            <w:r>
              <w:rPr>
                <w:rFonts w:cs="Times New Roman"/>
                <w:szCs w:val="24"/>
              </w:rPr>
              <w:t xml:space="preserve">Pre </w:t>
            </w:r>
            <w:r w:rsidR="002570EA">
              <w:rPr>
                <w:rFonts w:cs="Times New Roman"/>
                <w:szCs w:val="24"/>
              </w:rPr>
              <w:t>Assessment</w:t>
            </w:r>
          </w:p>
        </w:tc>
        <w:tc>
          <w:tcPr>
            <w:tcW w:w="852" w:type="dxa"/>
            <w:tcBorders>
              <w:top w:val="nil"/>
              <w:left w:val="single" w:sz="4" w:space="0" w:color="auto"/>
              <w:bottom w:val="nil"/>
              <w:right w:val="single" w:sz="18" w:space="0" w:color="auto"/>
            </w:tcBorders>
          </w:tcPr>
          <w:p w14:paraId="796A0500" w14:textId="77777777" w:rsidR="002570EA" w:rsidRDefault="002570EA" w:rsidP="009D5870">
            <w:pPr>
              <w:contextualSpacing/>
              <w:rPr>
                <w:rFonts w:eastAsiaTheme="majorEastAsia" w:cs="Times New Roman"/>
                <w:b/>
                <w:bCs/>
                <w:color w:val="4F81BD" w:themeColor="accent1"/>
                <w:szCs w:val="24"/>
              </w:rPr>
            </w:pPr>
            <w:r>
              <w:rPr>
                <w:rFonts w:cs="Times New Roman"/>
                <w:szCs w:val="24"/>
              </w:rPr>
              <w:t>(a)</w:t>
            </w:r>
          </w:p>
        </w:tc>
        <w:tc>
          <w:tcPr>
            <w:tcW w:w="632" w:type="dxa"/>
            <w:tcBorders>
              <w:top w:val="single" w:sz="18" w:space="0" w:color="auto"/>
              <w:left w:val="single" w:sz="18" w:space="0" w:color="auto"/>
            </w:tcBorders>
          </w:tcPr>
          <w:p w14:paraId="734EDCE3" w14:textId="77777777" w:rsidR="002570EA" w:rsidRDefault="002570EA" w:rsidP="009D5870">
            <w:pPr>
              <w:contextualSpacing/>
              <w:rPr>
                <w:rFonts w:eastAsiaTheme="majorEastAsia" w:cs="Times New Roman"/>
                <w:b/>
                <w:bCs/>
                <w:color w:val="4F81BD" w:themeColor="accent1"/>
                <w:szCs w:val="24"/>
              </w:rPr>
            </w:pPr>
            <w:r>
              <w:rPr>
                <w:rFonts w:cs="Times New Roman"/>
                <w:szCs w:val="24"/>
              </w:rPr>
              <w:t>4</w:t>
            </w:r>
          </w:p>
        </w:tc>
        <w:tc>
          <w:tcPr>
            <w:tcW w:w="644" w:type="dxa"/>
            <w:tcBorders>
              <w:top w:val="single" w:sz="18" w:space="0" w:color="auto"/>
            </w:tcBorders>
          </w:tcPr>
          <w:p w14:paraId="337CF577" w14:textId="77777777" w:rsidR="002570EA" w:rsidRDefault="002570EA" w:rsidP="009D5870">
            <w:pPr>
              <w:contextualSpacing/>
              <w:rPr>
                <w:rFonts w:eastAsiaTheme="majorEastAsia" w:cs="Times New Roman"/>
                <w:b/>
                <w:bCs/>
                <w:color w:val="4F81BD" w:themeColor="accent1"/>
                <w:szCs w:val="24"/>
              </w:rPr>
            </w:pPr>
            <w:r>
              <w:rPr>
                <w:rFonts w:cs="Times New Roman"/>
                <w:szCs w:val="24"/>
              </w:rPr>
              <w:t>7</w:t>
            </w:r>
          </w:p>
        </w:tc>
        <w:tc>
          <w:tcPr>
            <w:tcW w:w="632" w:type="dxa"/>
            <w:tcBorders>
              <w:top w:val="single" w:sz="18" w:space="0" w:color="auto"/>
            </w:tcBorders>
          </w:tcPr>
          <w:p w14:paraId="5BE19997" w14:textId="77777777" w:rsidR="002570EA" w:rsidRDefault="002570EA" w:rsidP="009D5870">
            <w:pPr>
              <w:contextualSpacing/>
              <w:rPr>
                <w:rFonts w:eastAsiaTheme="majorEastAsia" w:cs="Times New Roman"/>
                <w:b/>
                <w:bCs/>
                <w:color w:val="4F81BD" w:themeColor="accent1"/>
                <w:szCs w:val="24"/>
              </w:rPr>
            </w:pPr>
            <w:r>
              <w:rPr>
                <w:rFonts w:cs="Times New Roman"/>
                <w:szCs w:val="24"/>
              </w:rPr>
              <w:t>1</w:t>
            </w:r>
          </w:p>
        </w:tc>
        <w:tc>
          <w:tcPr>
            <w:tcW w:w="644" w:type="dxa"/>
            <w:tcBorders>
              <w:top w:val="single" w:sz="18" w:space="0" w:color="auto"/>
            </w:tcBorders>
            <w:shd w:val="clear" w:color="auto" w:fill="CCCCCC"/>
          </w:tcPr>
          <w:p w14:paraId="78CE1B01" w14:textId="77777777" w:rsidR="002570EA" w:rsidRDefault="002570EA" w:rsidP="009D5870">
            <w:pPr>
              <w:contextualSpacing/>
              <w:rPr>
                <w:rFonts w:eastAsiaTheme="majorEastAsia" w:cs="Times New Roman"/>
                <w:b/>
                <w:bCs/>
                <w:color w:val="4F81BD" w:themeColor="accent1"/>
                <w:szCs w:val="24"/>
              </w:rPr>
            </w:pPr>
            <w:r>
              <w:rPr>
                <w:rFonts w:cs="Times New Roman"/>
                <w:szCs w:val="24"/>
              </w:rPr>
              <w:t>4</w:t>
            </w:r>
          </w:p>
        </w:tc>
        <w:tc>
          <w:tcPr>
            <w:tcW w:w="632" w:type="dxa"/>
            <w:tcBorders>
              <w:top w:val="single" w:sz="18" w:space="0" w:color="auto"/>
              <w:right w:val="single" w:sz="18" w:space="0" w:color="auto"/>
            </w:tcBorders>
          </w:tcPr>
          <w:p w14:paraId="15EEFDD0"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852" w:type="dxa"/>
            <w:tcBorders>
              <w:top w:val="nil"/>
              <w:left w:val="single" w:sz="18" w:space="0" w:color="auto"/>
              <w:bottom w:val="nil"/>
              <w:right w:val="nil"/>
            </w:tcBorders>
          </w:tcPr>
          <w:p w14:paraId="0C8BBF33" w14:textId="77777777" w:rsidR="002570EA" w:rsidRDefault="002570EA" w:rsidP="009D5870">
            <w:pPr>
              <w:contextualSpacing/>
              <w:rPr>
                <w:rFonts w:eastAsiaTheme="majorEastAsia" w:cs="Times New Roman"/>
                <w:b/>
                <w:bCs/>
                <w:color w:val="4F81BD" w:themeColor="accent1"/>
                <w:szCs w:val="24"/>
              </w:rPr>
            </w:pPr>
            <w:r>
              <w:rPr>
                <w:rFonts w:cs="Times New Roman"/>
                <w:szCs w:val="24"/>
              </w:rPr>
              <w:t>16</w:t>
            </w:r>
          </w:p>
        </w:tc>
      </w:tr>
      <w:tr w:rsidR="002570EA" w14:paraId="01484E87" w14:textId="77777777">
        <w:trPr>
          <w:jc w:val="center"/>
        </w:trPr>
        <w:tc>
          <w:tcPr>
            <w:tcW w:w="1255" w:type="dxa"/>
            <w:vMerge/>
            <w:tcBorders>
              <w:top w:val="nil"/>
              <w:left w:val="nil"/>
              <w:bottom w:val="nil"/>
              <w:right w:val="single" w:sz="4" w:space="0" w:color="auto"/>
            </w:tcBorders>
          </w:tcPr>
          <w:p w14:paraId="7F452FA0" w14:textId="77777777" w:rsidR="00314679" w:rsidRDefault="00314679" w:rsidP="00E26A90">
            <w:pPr>
              <w:contextualSpacing/>
              <w:rPr>
                <w:rFonts w:eastAsiaTheme="majorEastAsia" w:cs="Times New Roman"/>
                <w:b/>
                <w:bCs/>
                <w:color w:val="345A8A" w:themeColor="accent1" w:themeShade="B5"/>
                <w:sz w:val="32"/>
                <w:szCs w:val="24"/>
              </w:rPr>
            </w:pPr>
          </w:p>
        </w:tc>
        <w:tc>
          <w:tcPr>
            <w:tcW w:w="852" w:type="dxa"/>
            <w:tcBorders>
              <w:top w:val="nil"/>
              <w:left w:val="single" w:sz="4" w:space="0" w:color="auto"/>
              <w:bottom w:val="nil"/>
              <w:right w:val="single" w:sz="18" w:space="0" w:color="auto"/>
            </w:tcBorders>
          </w:tcPr>
          <w:p w14:paraId="1C40FBDF" w14:textId="77777777" w:rsidR="002570EA" w:rsidRDefault="002570EA" w:rsidP="009D5870">
            <w:pPr>
              <w:contextualSpacing/>
              <w:rPr>
                <w:rFonts w:eastAsiaTheme="majorEastAsia" w:cs="Times New Roman"/>
                <w:b/>
                <w:bCs/>
                <w:color w:val="4F81BD" w:themeColor="accent1"/>
                <w:szCs w:val="24"/>
              </w:rPr>
            </w:pPr>
            <w:r>
              <w:rPr>
                <w:rFonts w:cs="Times New Roman"/>
                <w:szCs w:val="24"/>
              </w:rPr>
              <w:t>(b)</w:t>
            </w:r>
          </w:p>
        </w:tc>
        <w:tc>
          <w:tcPr>
            <w:tcW w:w="632" w:type="dxa"/>
            <w:tcBorders>
              <w:left w:val="single" w:sz="18" w:space="0" w:color="auto"/>
            </w:tcBorders>
          </w:tcPr>
          <w:p w14:paraId="040B5F79" w14:textId="77777777" w:rsidR="002570EA" w:rsidRDefault="002570EA" w:rsidP="009D5870">
            <w:pPr>
              <w:contextualSpacing/>
              <w:rPr>
                <w:rFonts w:eastAsiaTheme="majorEastAsia" w:cs="Times New Roman"/>
                <w:b/>
                <w:bCs/>
                <w:color w:val="4F81BD" w:themeColor="accent1"/>
                <w:szCs w:val="24"/>
              </w:rPr>
            </w:pPr>
            <w:r>
              <w:rPr>
                <w:rFonts w:cs="Times New Roman"/>
                <w:szCs w:val="24"/>
              </w:rPr>
              <w:t>1</w:t>
            </w:r>
          </w:p>
        </w:tc>
        <w:tc>
          <w:tcPr>
            <w:tcW w:w="644" w:type="dxa"/>
          </w:tcPr>
          <w:p w14:paraId="435A670B" w14:textId="77777777" w:rsidR="002570EA" w:rsidRDefault="002570EA" w:rsidP="009D5870">
            <w:pPr>
              <w:contextualSpacing/>
              <w:rPr>
                <w:rFonts w:eastAsiaTheme="majorEastAsia" w:cs="Times New Roman"/>
                <w:b/>
                <w:bCs/>
                <w:color w:val="4F81BD" w:themeColor="accent1"/>
                <w:szCs w:val="24"/>
              </w:rPr>
            </w:pPr>
            <w:r>
              <w:rPr>
                <w:rFonts w:cs="Times New Roman"/>
                <w:szCs w:val="24"/>
              </w:rPr>
              <w:t>32</w:t>
            </w:r>
          </w:p>
        </w:tc>
        <w:tc>
          <w:tcPr>
            <w:tcW w:w="632" w:type="dxa"/>
          </w:tcPr>
          <w:p w14:paraId="7E2FF2C6" w14:textId="77777777" w:rsidR="002570EA" w:rsidRDefault="002570EA" w:rsidP="009D5870">
            <w:pPr>
              <w:contextualSpacing/>
              <w:rPr>
                <w:rFonts w:eastAsiaTheme="majorEastAsia" w:cs="Times New Roman"/>
                <w:b/>
                <w:bCs/>
                <w:color w:val="4F81BD" w:themeColor="accent1"/>
                <w:szCs w:val="24"/>
              </w:rPr>
            </w:pPr>
            <w:r>
              <w:rPr>
                <w:rFonts w:cs="Times New Roman"/>
                <w:szCs w:val="24"/>
              </w:rPr>
              <w:t>1</w:t>
            </w:r>
          </w:p>
        </w:tc>
        <w:tc>
          <w:tcPr>
            <w:tcW w:w="644" w:type="dxa"/>
            <w:shd w:val="clear" w:color="auto" w:fill="CCCCCC"/>
          </w:tcPr>
          <w:p w14:paraId="108197B5" w14:textId="77777777" w:rsidR="002570EA" w:rsidRDefault="002570EA" w:rsidP="009D5870">
            <w:pPr>
              <w:contextualSpacing/>
              <w:rPr>
                <w:rFonts w:eastAsiaTheme="majorEastAsia" w:cs="Times New Roman"/>
                <w:b/>
                <w:bCs/>
                <w:color w:val="4F81BD" w:themeColor="accent1"/>
                <w:szCs w:val="24"/>
              </w:rPr>
            </w:pPr>
            <w:r>
              <w:rPr>
                <w:rFonts w:cs="Times New Roman"/>
                <w:szCs w:val="24"/>
              </w:rPr>
              <w:t>18</w:t>
            </w:r>
          </w:p>
        </w:tc>
        <w:tc>
          <w:tcPr>
            <w:tcW w:w="632" w:type="dxa"/>
            <w:tcBorders>
              <w:right w:val="single" w:sz="18" w:space="0" w:color="auto"/>
            </w:tcBorders>
          </w:tcPr>
          <w:p w14:paraId="56A5C54E"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852" w:type="dxa"/>
            <w:tcBorders>
              <w:top w:val="nil"/>
              <w:left w:val="single" w:sz="18" w:space="0" w:color="auto"/>
              <w:bottom w:val="nil"/>
              <w:right w:val="nil"/>
            </w:tcBorders>
          </w:tcPr>
          <w:p w14:paraId="308F3746" w14:textId="77777777" w:rsidR="002570EA" w:rsidRDefault="002570EA" w:rsidP="009D5870">
            <w:pPr>
              <w:contextualSpacing/>
              <w:rPr>
                <w:rFonts w:eastAsiaTheme="majorEastAsia" w:cs="Times New Roman"/>
                <w:b/>
                <w:bCs/>
                <w:color w:val="4F81BD" w:themeColor="accent1"/>
                <w:szCs w:val="24"/>
              </w:rPr>
            </w:pPr>
            <w:r>
              <w:rPr>
                <w:rFonts w:cs="Times New Roman"/>
                <w:szCs w:val="24"/>
              </w:rPr>
              <w:t>52</w:t>
            </w:r>
          </w:p>
        </w:tc>
      </w:tr>
      <w:tr w:rsidR="002570EA" w14:paraId="2FDDA323" w14:textId="77777777">
        <w:trPr>
          <w:jc w:val="center"/>
        </w:trPr>
        <w:tc>
          <w:tcPr>
            <w:tcW w:w="1255" w:type="dxa"/>
            <w:vMerge/>
            <w:tcBorders>
              <w:top w:val="nil"/>
              <w:left w:val="nil"/>
              <w:bottom w:val="nil"/>
              <w:right w:val="single" w:sz="4" w:space="0" w:color="auto"/>
            </w:tcBorders>
          </w:tcPr>
          <w:p w14:paraId="4DF93934" w14:textId="77777777" w:rsidR="00314679" w:rsidRDefault="00314679" w:rsidP="00E26A90">
            <w:pPr>
              <w:contextualSpacing/>
              <w:rPr>
                <w:rFonts w:eastAsiaTheme="majorEastAsia" w:cs="Times New Roman"/>
                <w:b/>
                <w:bCs/>
                <w:color w:val="345A8A" w:themeColor="accent1" w:themeShade="B5"/>
                <w:sz w:val="32"/>
                <w:szCs w:val="24"/>
              </w:rPr>
            </w:pPr>
          </w:p>
        </w:tc>
        <w:tc>
          <w:tcPr>
            <w:tcW w:w="852" w:type="dxa"/>
            <w:tcBorders>
              <w:top w:val="nil"/>
              <w:left w:val="single" w:sz="4" w:space="0" w:color="auto"/>
              <w:bottom w:val="nil"/>
              <w:right w:val="single" w:sz="18" w:space="0" w:color="auto"/>
            </w:tcBorders>
          </w:tcPr>
          <w:p w14:paraId="6D146784" w14:textId="77777777" w:rsidR="002570EA" w:rsidRDefault="002570EA" w:rsidP="009D5870">
            <w:pPr>
              <w:contextualSpacing/>
              <w:rPr>
                <w:rFonts w:eastAsiaTheme="majorEastAsia" w:cs="Times New Roman"/>
                <w:b/>
                <w:bCs/>
                <w:color w:val="4F81BD" w:themeColor="accent1"/>
                <w:szCs w:val="24"/>
              </w:rPr>
            </w:pPr>
            <w:r>
              <w:rPr>
                <w:rFonts w:cs="Times New Roman"/>
                <w:szCs w:val="24"/>
              </w:rPr>
              <w:t>(c)</w:t>
            </w:r>
          </w:p>
        </w:tc>
        <w:tc>
          <w:tcPr>
            <w:tcW w:w="632" w:type="dxa"/>
            <w:tcBorders>
              <w:left w:val="single" w:sz="18" w:space="0" w:color="auto"/>
              <w:bottom w:val="single" w:sz="4" w:space="0" w:color="auto"/>
            </w:tcBorders>
          </w:tcPr>
          <w:p w14:paraId="42D42046" w14:textId="77777777" w:rsidR="002570EA" w:rsidRDefault="002570EA" w:rsidP="009D5870">
            <w:pPr>
              <w:contextualSpacing/>
              <w:rPr>
                <w:rFonts w:eastAsiaTheme="majorEastAsia" w:cs="Times New Roman"/>
                <w:b/>
                <w:bCs/>
                <w:color w:val="4F81BD" w:themeColor="accent1"/>
                <w:szCs w:val="24"/>
              </w:rPr>
            </w:pPr>
            <w:r>
              <w:rPr>
                <w:rFonts w:cs="Times New Roman"/>
                <w:szCs w:val="24"/>
              </w:rPr>
              <w:t>1</w:t>
            </w:r>
          </w:p>
        </w:tc>
        <w:tc>
          <w:tcPr>
            <w:tcW w:w="644" w:type="dxa"/>
            <w:tcBorders>
              <w:bottom w:val="single" w:sz="4" w:space="0" w:color="auto"/>
            </w:tcBorders>
          </w:tcPr>
          <w:p w14:paraId="5EE6F7DE"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632" w:type="dxa"/>
            <w:tcBorders>
              <w:bottom w:val="single" w:sz="4" w:space="0" w:color="auto"/>
            </w:tcBorders>
          </w:tcPr>
          <w:p w14:paraId="5DBFE2B4"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644" w:type="dxa"/>
            <w:tcBorders>
              <w:bottom w:val="single" w:sz="4" w:space="0" w:color="auto"/>
            </w:tcBorders>
            <w:shd w:val="clear" w:color="auto" w:fill="CCCCCC"/>
          </w:tcPr>
          <w:p w14:paraId="2568F22D" w14:textId="77777777" w:rsidR="002570EA" w:rsidRDefault="002570EA" w:rsidP="009D5870">
            <w:pPr>
              <w:contextualSpacing/>
              <w:rPr>
                <w:rFonts w:eastAsiaTheme="majorEastAsia" w:cs="Times New Roman"/>
                <w:b/>
                <w:bCs/>
                <w:color w:val="4F81BD" w:themeColor="accent1"/>
                <w:szCs w:val="24"/>
              </w:rPr>
            </w:pPr>
            <w:r>
              <w:rPr>
                <w:rFonts w:cs="Times New Roman"/>
                <w:szCs w:val="24"/>
              </w:rPr>
              <w:t>2</w:t>
            </w:r>
          </w:p>
        </w:tc>
        <w:tc>
          <w:tcPr>
            <w:tcW w:w="632" w:type="dxa"/>
            <w:tcBorders>
              <w:bottom w:val="single" w:sz="4" w:space="0" w:color="auto"/>
              <w:right w:val="single" w:sz="18" w:space="0" w:color="auto"/>
            </w:tcBorders>
          </w:tcPr>
          <w:p w14:paraId="461F7992"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852" w:type="dxa"/>
            <w:tcBorders>
              <w:top w:val="nil"/>
              <w:left w:val="single" w:sz="18" w:space="0" w:color="auto"/>
              <w:bottom w:val="nil"/>
              <w:right w:val="nil"/>
            </w:tcBorders>
          </w:tcPr>
          <w:p w14:paraId="4087ABFB" w14:textId="77777777" w:rsidR="002570EA" w:rsidRDefault="002570EA" w:rsidP="009D5870">
            <w:pPr>
              <w:contextualSpacing/>
              <w:rPr>
                <w:rFonts w:eastAsiaTheme="majorEastAsia" w:cs="Times New Roman"/>
                <w:b/>
                <w:bCs/>
                <w:color w:val="4F81BD" w:themeColor="accent1"/>
                <w:szCs w:val="24"/>
              </w:rPr>
            </w:pPr>
            <w:r>
              <w:rPr>
                <w:rFonts w:cs="Times New Roman"/>
                <w:szCs w:val="24"/>
              </w:rPr>
              <w:t>3</w:t>
            </w:r>
          </w:p>
        </w:tc>
      </w:tr>
      <w:tr w:rsidR="00AE49C8" w14:paraId="36CD2FC9" w14:textId="77777777">
        <w:trPr>
          <w:jc w:val="center"/>
        </w:trPr>
        <w:tc>
          <w:tcPr>
            <w:tcW w:w="1255" w:type="dxa"/>
            <w:vMerge/>
            <w:tcBorders>
              <w:top w:val="nil"/>
              <w:left w:val="nil"/>
              <w:bottom w:val="nil"/>
              <w:right w:val="single" w:sz="4" w:space="0" w:color="auto"/>
            </w:tcBorders>
          </w:tcPr>
          <w:p w14:paraId="64C83F38" w14:textId="77777777" w:rsidR="00314679" w:rsidRDefault="00314679" w:rsidP="00E26A90">
            <w:pPr>
              <w:contextualSpacing/>
              <w:rPr>
                <w:rFonts w:eastAsiaTheme="majorEastAsia" w:cs="Times New Roman"/>
                <w:b/>
                <w:bCs/>
                <w:color w:val="345A8A" w:themeColor="accent1" w:themeShade="B5"/>
                <w:sz w:val="32"/>
                <w:szCs w:val="24"/>
              </w:rPr>
            </w:pPr>
          </w:p>
        </w:tc>
        <w:tc>
          <w:tcPr>
            <w:tcW w:w="852" w:type="dxa"/>
            <w:tcBorders>
              <w:top w:val="nil"/>
              <w:left w:val="single" w:sz="4" w:space="0" w:color="auto"/>
              <w:bottom w:val="nil"/>
              <w:right w:val="single" w:sz="18" w:space="0" w:color="auto"/>
            </w:tcBorders>
          </w:tcPr>
          <w:p w14:paraId="712E2873" w14:textId="77777777" w:rsidR="002570EA" w:rsidRDefault="002570EA" w:rsidP="009D5870">
            <w:pPr>
              <w:contextualSpacing/>
              <w:rPr>
                <w:rFonts w:eastAsiaTheme="majorEastAsia" w:cs="Times New Roman"/>
                <w:b/>
                <w:bCs/>
                <w:color w:val="4F81BD" w:themeColor="accent1"/>
                <w:szCs w:val="24"/>
              </w:rPr>
            </w:pPr>
            <w:r>
              <w:rPr>
                <w:rFonts w:cs="Times New Roman"/>
                <w:szCs w:val="24"/>
              </w:rPr>
              <w:t>(d)</w:t>
            </w:r>
          </w:p>
        </w:tc>
        <w:tc>
          <w:tcPr>
            <w:tcW w:w="632" w:type="dxa"/>
            <w:tcBorders>
              <w:left w:val="single" w:sz="18" w:space="0" w:color="auto"/>
            </w:tcBorders>
            <w:shd w:val="clear" w:color="auto" w:fill="CCCCCC"/>
          </w:tcPr>
          <w:p w14:paraId="12D2AD34"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644" w:type="dxa"/>
            <w:shd w:val="clear" w:color="auto" w:fill="CCCCCC"/>
          </w:tcPr>
          <w:p w14:paraId="374B6D3F" w14:textId="77777777" w:rsidR="002570EA" w:rsidRDefault="002570EA" w:rsidP="009D5870">
            <w:pPr>
              <w:contextualSpacing/>
              <w:rPr>
                <w:rFonts w:eastAsiaTheme="majorEastAsia" w:cs="Times New Roman"/>
                <w:b/>
                <w:bCs/>
                <w:color w:val="4F81BD" w:themeColor="accent1"/>
                <w:szCs w:val="24"/>
              </w:rPr>
            </w:pPr>
            <w:r>
              <w:rPr>
                <w:rFonts w:cs="Times New Roman"/>
                <w:szCs w:val="24"/>
              </w:rPr>
              <w:t>1</w:t>
            </w:r>
          </w:p>
        </w:tc>
        <w:tc>
          <w:tcPr>
            <w:tcW w:w="632" w:type="dxa"/>
            <w:shd w:val="clear" w:color="auto" w:fill="CCCCCC"/>
          </w:tcPr>
          <w:p w14:paraId="63AADD0E" w14:textId="77777777" w:rsidR="002570EA" w:rsidRDefault="002570EA" w:rsidP="009D5870">
            <w:pPr>
              <w:contextualSpacing/>
              <w:rPr>
                <w:rFonts w:eastAsiaTheme="majorEastAsia" w:cs="Times New Roman"/>
                <w:b/>
                <w:bCs/>
                <w:color w:val="4F81BD" w:themeColor="accent1"/>
                <w:szCs w:val="24"/>
              </w:rPr>
            </w:pPr>
            <w:r>
              <w:rPr>
                <w:rFonts w:cs="Times New Roman"/>
                <w:szCs w:val="24"/>
              </w:rPr>
              <w:t>1</w:t>
            </w:r>
          </w:p>
        </w:tc>
        <w:tc>
          <w:tcPr>
            <w:tcW w:w="644" w:type="dxa"/>
            <w:shd w:val="clear" w:color="auto" w:fill="CCCCCC"/>
          </w:tcPr>
          <w:p w14:paraId="2CEF53C1" w14:textId="77777777" w:rsidR="002570EA" w:rsidRDefault="002570EA" w:rsidP="009D5870">
            <w:pPr>
              <w:contextualSpacing/>
              <w:rPr>
                <w:rFonts w:eastAsiaTheme="majorEastAsia" w:cs="Times New Roman"/>
                <w:b/>
                <w:bCs/>
                <w:color w:val="4F81BD" w:themeColor="accent1"/>
                <w:szCs w:val="24"/>
              </w:rPr>
            </w:pPr>
            <w:r>
              <w:rPr>
                <w:rFonts w:cs="Times New Roman"/>
                <w:szCs w:val="24"/>
              </w:rPr>
              <w:t>4</w:t>
            </w:r>
          </w:p>
        </w:tc>
        <w:tc>
          <w:tcPr>
            <w:tcW w:w="632" w:type="dxa"/>
            <w:tcBorders>
              <w:right w:val="single" w:sz="18" w:space="0" w:color="auto"/>
            </w:tcBorders>
            <w:shd w:val="clear" w:color="auto" w:fill="CCCCCC"/>
          </w:tcPr>
          <w:p w14:paraId="746CDBA4"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852" w:type="dxa"/>
            <w:tcBorders>
              <w:top w:val="nil"/>
              <w:left w:val="single" w:sz="18" w:space="0" w:color="auto"/>
              <w:bottom w:val="nil"/>
              <w:right w:val="nil"/>
            </w:tcBorders>
            <w:shd w:val="clear" w:color="auto" w:fill="CCCCCC"/>
          </w:tcPr>
          <w:p w14:paraId="0F331C31" w14:textId="77777777" w:rsidR="002570EA" w:rsidRDefault="002570EA" w:rsidP="009D5870">
            <w:pPr>
              <w:tabs>
                <w:tab w:val="right" w:pos="636"/>
              </w:tabs>
              <w:contextualSpacing/>
              <w:jc w:val="both"/>
              <w:rPr>
                <w:rFonts w:cs="Times New Roman"/>
                <w:szCs w:val="24"/>
              </w:rPr>
            </w:pPr>
            <w:r>
              <w:rPr>
                <w:rFonts w:cs="Times New Roman"/>
                <w:szCs w:val="24"/>
              </w:rPr>
              <w:t>6</w:t>
            </w:r>
          </w:p>
        </w:tc>
      </w:tr>
      <w:tr w:rsidR="002570EA" w14:paraId="2F165D9B" w14:textId="77777777">
        <w:trPr>
          <w:jc w:val="center"/>
        </w:trPr>
        <w:tc>
          <w:tcPr>
            <w:tcW w:w="1255" w:type="dxa"/>
            <w:vMerge/>
            <w:tcBorders>
              <w:top w:val="nil"/>
              <w:left w:val="nil"/>
              <w:bottom w:val="nil"/>
              <w:right w:val="single" w:sz="4" w:space="0" w:color="auto"/>
            </w:tcBorders>
          </w:tcPr>
          <w:p w14:paraId="78AEFD65" w14:textId="77777777" w:rsidR="00314679" w:rsidRDefault="00314679" w:rsidP="00E26A90">
            <w:pPr>
              <w:contextualSpacing/>
              <w:rPr>
                <w:rFonts w:eastAsiaTheme="majorEastAsia" w:cs="Times New Roman"/>
                <w:b/>
                <w:bCs/>
                <w:color w:val="345A8A" w:themeColor="accent1" w:themeShade="B5"/>
                <w:sz w:val="32"/>
                <w:szCs w:val="24"/>
              </w:rPr>
            </w:pPr>
          </w:p>
        </w:tc>
        <w:tc>
          <w:tcPr>
            <w:tcW w:w="852" w:type="dxa"/>
            <w:tcBorders>
              <w:top w:val="nil"/>
              <w:left w:val="single" w:sz="4" w:space="0" w:color="auto"/>
              <w:bottom w:val="nil"/>
              <w:right w:val="single" w:sz="18" w:space="0" w:color="auto"/>
            </w:tcBorders>
          </w:tcPr>
          <w:p w14:paraId="6C3C018D" w14:textId="77777777" w:rsidR="002570EA" w:rsidRDefault="002570EA" w:rsidP="009D5870">
            <w:pPr>
              <w:contextualSpacing/>
              <w:rPr>
                <w:rFonts w:eastAsiaTheme="majorEastAsia" w:cs="Times New Roman"/>
                <w:b/>
                <w:bCs/>
                <w:color w:val="4F81BD" w:themeColor="accent1"/>
                <w:szCs w:val="24"/>
              </w:rPr>
            </w:pPr>
            <w:r>
              <w:rPr>
                <w:rFonts w:cs="Times New Roman"/>
                <w:szCs w:val="24"/>
              </w:rPr>
              <w:t>(e)</w:t>
            </w:r>
          </w:p>
        </w:tc>
        <w:tc>
          <w:tcPr>
            <w:tcW w:w="632" w:type="dxa"/>
            <w:tcBorders>
              <w:left w:val="single" w:sz="18" w:space="0" w:color="auto"/>
              <w:bottom w:val="single" w:sz="18" w:space="0" w:color="auto"/>
            </w:tcBorders>
          </w:tcPr>
          <w:p w14:paraId="551473C9"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644" w:type="dxa"/>
            <w:tcBorders>
              <w:bottom w:val="single" w:sz="18" w:space="0" w:color="auto"/>
            </w:tcBorders>
          </w:tcPr>
          <w:p w14:paraId="0CAABFB6" w14:textId="77777777" w:rsidR="002570EA" w:rsidRDefault="002570EA" w:rsidP="009D5870">
            <w:pPr>
              <w:contextualSpacing/>
              <w:rPr>
                <w:rFonts w:eastAsiaTheme="majorEastAsia" w:cs="Times New Roman"/>
                <w:b/>
                <w:bCs/>
                <w:color w:val="4F81BD" w:themeColor="accent1"/>
                <w:szCs w:val="24"/>
              </w:rPr>
            </w:pPr>
            <w:r>
              <w:rPr>
                <w:rFonts w:cs="Times New Roman"/>
                <w:szCs w:val="24"/>
              </w:rPr>
              <w:t>1</w:t>
            </w:r>
          </w:p>
        </w:tc>
        <w:tc>
          <w:tcPr>
            <w:tcW w:w="632" w:type="dxa"/>
            <w:tcBorders>
              <w:bottom w:val="single" w:sz="18" w:space="0" w:color="auto"/>
            </w:tcBorders>
          </w:tcPr>
          <w:p w14:paraId="0D896CDB"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644" w:type="dxa"/>
            <w:tcBorders>
              <w:bottom w:val="single" w:sz="18" w:space="0" w:color="auto"/>
            </w:tcBorders>
            <w:shd w:val="clear" w:color="auto" w:fill="CCCCCC"/>
          </w:tcPr>
          <w:p w14:paraId="6C21C8D3"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632" w:type="dxa"/>
            <w:tcBorders>
              <w:bottom w:val="single" w:sz="18" w:space="0" w:color="auto"/>
              <w:right w:val="single" w:sz="18" w:space="0" w:color="auto"/>
            </w:tcBorders>
          </w:tcPr>
          <w:p w14:paraId="67223A7D"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852" w:type="dxa"/>
            <w:tcBorders>
              <w:top w:val="nil"/>
              <w:left w:val="single" w:sz="18" w:space="0" w:color="auto"/>
              <w:bottom w:val="nil"/>
              <w:right w:val="nil"/>
            </w:tcBorders>
          </w:tcPr>
          <w:p w14:paraId="272AC6B9" w14:textId="77777777" w:rsidR="002570EA" w:rsidRDefault="002570EA" w:rsidP="009D5870">
            <w:pPr>
              <w:contextualSpacing/>
              <w:rPr>
                <w:rFonts w:eastAsiaTheme="majorEastAsia" w:cs="Times New Roman"/>
                <w:b/>
                <w:bCs/>
                <w:color w:val="4F81BD" w:themeColor="accent1"/>
                <w:szCs w:val="24"/>
              </w:rPr>
            </w:pPr>
            <w:r>
              <w:rPr>
                <w:rFonts w:cs="Times New Roman"/>
                <w:szCs w:val="24"/>
              </w:rPr>
              <w:t>1</w:t>
            </w:r>
          </w:p>
        </w:tc>
      </w:tr>
      <w:tr w:rsidR="002570EA" w14:paraId="4821AAAA" w14:textId="77777777">
        <w:trPr>
          <w:jc w:val="center"/>
        </w:trPr>
        <w:tc>
          <w:tcPr>
            <w:tcW w:w="1255" w:type="dxa"/>
            <w:tcBorders>
              <w:top w:val="nil"/>
              <w:left w:val="nil"/>
              <w:bottom w:val="nil"/>
              <w:right w:val="nil"/>
            </w:tcBorders>
          </w:tcPr>
          <w:p w14:paraId="0811D835" w14:textId="77777777" w:rsidR="002570EA" w:rsidRDefault="002570EA" w:rsidP="009D5870">
            <w:pPr>
              <w:contextualSpacing/>
              <w:rPr>
                <w:rFonts w:cs="Times New Roman"/>
                <w:szCs w:val="24"/>
              </w:rPr>
            </w:pPr>
          </w:p>
        </w:tc>
        <w:tc>
          <w:tcPr>
            <w:tcW w:w="852" w:type="dxa"/>
            <w:tcBorders>
              <w:top w:val="nil"/>
              <w:left w:val="nil"/>
              <w:bottom w:val="nil"/>
              <w:right w:val="nil"/>
            </w:tcBorders>
          </w:tcPr>
          <w:p w14:paraId="2FA01503" w14:textId="77777777" w:rsidR="002570EA" w:rsidRDefault="002570EA" w:rsidP="009D5870">
            <w:pPr>
              <w:contextualSpacing/>
              <w:rPr>
                <w:rFonts w:eastAsiaTheme="majorEastAsia" w:cs="Times New Roman"/>
                <w:b/>
                <w:bCs/>
                <w:color w:val="4F81BD" w:themeColor="accent1"/>
                <w:szCs w:val="24"/>
              </w:rPr>
            </w:pPr>
            <w:r>
              <w:rPr>
                <w:rFonts w:cs="Times New Roman"/>
                <w:szCs w:val="24"/>
              </w:rPr>
              <w:t>Total</w:t>
            </w:r>
          </w:p>
        </w:tc>
        <w:tc>
          <w:tcPr>
            <w:tcW w:w="632" w:type="dxa"/>
            <w:tcBorders>
              <w:top w:val="single" w:sz="18" w:space="0" w:color="auto"/>
              <w:left w:val="nil"/>
              <w:bottom w:val="nil"/>
              <w:right w:val="nil"/>
            </w:tcBorders>
          </w:tcPr>
          <w:p w14:paraId="2B52F0ED" w14:textId="77777777" w:rsidR="002570EA" w:rsidRDefault="002570EA" w:rsidP="009D5870">
            <w:pPr>
              <w:contextualSpacing/>
              <w:rPr>
                <w:rFonts w:eastAsiaTheme="majorEastAsia" w:cs="Times New Roman"/>
                <w:b/>
                <w:bCs/>
                <w:color w:val="4F81BD" w:themeColor="accent1"/>
                <w:szCs w:val="24"/>
              </w:rPr>
            </w:pPr>
            <w:r>
              <w:rPr>
                <w:rFonts w:cs="Times New Roman"/>
                <w:szCs w:val="24"/>
              </w:rPr>
              <w:t>6</w:t>
            </w:r>
          </w:p>
        </w:tc>
        <w:tc>
          <w:tcPr>
            <w:tcW w:w="644" w:type="dxa"/>
            <w:tcBorders>
              <w:top w:val="single" w:sz="18" w:space="0" w:color="auto"/>
              <w:left w:val="nil"/>
              <w:bottom w:val="nil"/>
              <w:right w:val="nil"/>
            </w:tcBorders>
          </w:tcPr>
          <w:p w14:paraId="27F18FF6" w14:textId="77777777" w:rsidR="002570EA" w:rsidRDefault="002570EA" w:rsidP="009D5870">
            <w:pPr>
              <w:contextualSpacing/>
              <w:rPr>
                <w:rFonts w:eastAsiaTheme="majorEastAsia" w:cs="Times New Roman"/>
                <w:b/>
                <w:bCs/>
                <w:color w:val="4F81BD" w:themeColor="accent1"/>
                <w:szCs w:val="24"/>
              </w:rPr>
            </w:pPr>
            <w:r>
              <w:rPr>
                <w:rFonts w:cs="Times New Roman"/>
                <w:szCs w:val="24"/>
              </w:rPr>
              <w:t>39</w:t>
            </w:r>
          </w:p>
        </w:tc>
        <w:tc>
          <w:tcPr>
            <w:tcW w:w="632" w:type="dxa"/>
            <w:tcBorders>
              <w:top w:val="single" w:sz="18" w:space="0" w:color="auto"/>
              <w:left w:val="nil"/>
              <w:bottom w:val="nil"/>
              <w:right w:val="nil"/>
            </w:tcBorders>
          </w:tcPr>
          <w:p w14:paraId="792C9E5D" w14:textId="77777777" w:rsidR="002570EA" w:rsidRDefault="002570EA" w:rsidP="009D5870">
            <w:pPr>
              <w:contextualSpacing/>
              <w:rPr>
                <w:rFonts w:eastAsiaTheme="majorEastAsia" w:cs="Times New Roman"/>
                <w:b/>
                <w:bCs/>
                <w:color w:val="4F81BD" w:themeColor="accent1"/>
                <w:szCs w:val="24"/>
              </w:rPr>
            </w:pPr>
            <w:r>
              <w:rPr>
                <w:rFonts w:cs="Times New Roman"/>
                <w:szCs w:val="24"/>
              </w:rPr>
              <w:t>3</w:t>
            </w:r>
          </w:p>
        </w:tc>
        <w:tc>
          <w:tcPr>
            <w:tcW w:w="644" w:type="dxa"/>
            <w:tcBorders>
              <w:top w:val="single" w:sz="18" w:space="0" w:color="auto"/>
              <w:left w:val="nil"/>
              <w:bottom w:val="nil"/>
              <w:right w:val="nil"/>
            </w:tcBorders>
            <w:shd w:val="clear" w:color="auto" w:fill="CCCCCC"/>
          </w:tcPr>
          <w:p w14:paraId="3FC4595C" w14:textId="77777777" w:rsidR="002570EA" w:rsidRDefault="002570EA" w:rsidP="009D5870">
            <w:pPr>
              <w:contextualSpacing/>
              <w:rPr>
                <w:rFonts w:eastAsiaTheme="majorEastAsia" w:cs="Times New Roman"/>
                <w:b/>
                <w:bCs/>
                <w:color w:val="4F81BD" w:themeColor="accent1"/>
                <w:szCs w:val="24"/>
              </w:rPr>
            </w:pPr>
            <w:r>
              <w:rPr>
                <w:rFonts w:cs="Times New Roman"/>
                <w:szCs w:val="24"/>
              </w:rPr>
              <w:t>28</w:t>
            </w:r>
          </w:p>
        </w:tc>
        <w:tc>
          <w:tcPr>
            <w:tcW w:w="632" w:type="dxa"/>
            <w:tcBorders>
              <w:top w:val="single" w:sz="18" w:space="0" w:color="auto"/>
              <w:left w:val="nil"/>
              <w:bottom w:val="nil"/>
              <w:right w:val="nil"/>
            </w:tcBorders>
          </w:tcPr>
          <w:p w14:paraId="6AA4F6C3" w14:textId="77777777" w:rsidR="002570EA" w:rsidRDefault="002570EA" w:rsidP="009D5870">
            <w:pPr>
              <w:contextualSpacing/>
              <w:rPr>
                <w:rFonts w:eastAsiaTheme="majorEastAsia" w:cs="Times New Roman"/>
                <w:b/>
                <w:bCs/>
                <w:color w:val="4F81BD" w:themeColor="accent1"/>
                <w:szCs w:val="24"/>
              </w:rPr>
            </w:pPr>
            <w:r>
              <w:rPr>
                <w:rFonts w:cs="Times New Roman"/>
                <w:szCs w:val="24"/>
              </w:rPr>
              <w:t>0</w:t>
            </w:r>
          </w:p>
        </w:tc>
        <w:tc>
          <w:tcPr>
            <w:tcW w:w="852" w:type="dxa"/>
            <w:tcBorders>
              <w:top w:val="nil"/>
              <w:left w:val="nil"/>
              <w:bottom w:val="nil"/>
              <w:right w:val="nil"/>
            </w:tcBorders>
          </w:tcPr>
          <w:p w14:paraId="559B7699" w14:textId="77777777" w:rsidR="002570EA" w:rsidRDefault="002570EA" w:rsidP="009D5870">
            <w:pPr>
              <w:contextualSpacing/>
              <w:rPr>
                <w:rFonts w:eastAsiaTheme="majorEastAsia" w:cs="Times New Roman"/>
                <w:b/>
                <w:bCs/>
                <w:color w:val="4F81BD" w:themeColor="accent1"/>
                <w:szCs w:val="24"/>
              </w:rPr>
            </w:pPr>
            <w:r>
              <w:rPr>
                <w:rFonts w:cs="Times New Roman"/>
                <w:szCs w:val="24"/>
              </w:rPr>
              <w:t>78</w:t>
            </w:r>
          </w:p>
        </w:tc>
      </w:tr>
    </w:tbl>
    <w:p w14:paraId="4E9D28DA" w14:textId="77777777" w:rsidR="00314286" w:rsidRDefault="00314286" w:rsidP="009D5870">
      <w:pPr>
        <w:spacing w:after="0" w:line="240" w:lineRule="auto"/>
        <w:contextualSpacing/>
        <w:rPr>
          <w:rFonts w:cs="Times New Roman"/>
          <w:szCs w:val="24"/>
        </w:rPr>
      </w:pPr>
    </w:p>
    <w:p w14:paraId="7E351F03" w14:textId="77777777" w:rsidR="00730E84" w:rsidRDefault="00730E84" w:rsidP="009D5870">
      <w:pPr>
        <w:spacing w:after="0" w:line="240" w:lineRule="auto"/>
        <w:contextualSpacing/>
        <w:rPr>
          <w:rFonts w:cs="Times New Roman"/>
          <w:b/>
          <w:sz w:val="25"/>
          <w:szCs w:val="25"/>
        </w:rPr>
      </w:pPr>
    </w:p>
    <w:p w14:paraId="56F3C4E7" w14:textId="77777777" w:rsidR="003E684C" w:rsidRDefault="003E684C" w:rsidP="009D5870">
      <w:pPr>
        <w:spacing w:after="0" w:line="240" w:lineRule="auto"/>
        <w:contextualSpacing/>
        <w:rPr>
          <w:rFonts w:cs="Times New Roman"/>
          <w:b/>
          <w:sz w:val="25"/>
          <w:szCs w:val="25"/>
        </w:rPr>
      </w:pPr>
      <w:r w:rsidRPr="000F605E">
        <w:rPr>
          <w:rFonts w:cs="Times New Roman"/>
          <w:b/>
          <w:sz w:val="25"/>
          <w:szCs w:val="25"/>
        </w:rPr>
        <w:lastRenderedPageBreak/>
        <w:t xml:space="preserve">6.1.2 </w:t>
      </w:r>
      <w:r w:rsidR="00C63AA3">
        <w:rPr>
          <w:rFonts w:cs="Times New Roman"/>
          <w:b/>
          <w:sz w:val="25"/>
          <w:szCs w:val="25"/>
        </w:rPr>
        <w:t xml:space="preserve">Results for </w:t>
      </w:r>
      <w:r w:rsidRPr="000F605E">
        <w:rPr>
          <w:rFonts w:cs="Times New Roman"/>
          <w:b/>
          <w:sz w:val="25"/>
          <w:szCs w:val="25"/>
        </w:rPr>
        <w:t>Variab</w:t>
      </w:r>
      <w:r w:rsidR="00C63AA3">
        <w:rPr>
          <w:rFonts w:cs="Times New Roman"/>
          <w:b/>
          <w:sz w:val="25"/>
          <w:szCs w:val="25"/>
        </w:rPr>
        <w:t>ility within Metrology Questions</w:t>
      </w:r>
    </w:p>
    <w:p w14:paraId="60D5B3D9" w14:textId="77777777" w:rsidR="00730E84" w:rsidRPr="000F605E" w:rsidRDefault="00730E84" w:rsidP="009D5870">
      <w:pPr>
        <w:spacing w:after="0" w:line="240" w:lineRule="auto"/>
        <w:contextualSpacing/>
        <w:rPr>
          <w:rFonts w:cs="Times New Roman"/>
          <w:b/>
          <w:sz w:val="25"/>
          <w:szCs w:val="25"/>
        </w:rPr>
      </w:pPr>
    </w:p>
    <w:p w14:paraId="0161752F" w14:textId="77777777" w:rsidR="00CA7FC2" w:rsidRDefault="003E684C" w:rsidP="009D5870">
      <w:pPr>
        <w:spacing w:after="0" w:line="240" w:lineRule="auto"/>
        <w:contextualSpacing/>
        <w:rPr>
          <w:rFonts w:cs="Times New Roman"/>
          <w:szCs w:val="24"/>
        </w:rPr>
      </w:pPr>
      <w:r>
        <w:rPr>
          <w:rFonts w:cs="Times New Roman"/>
          <w:szCs w:val="24"/>
        </w:rPr>
        <w:t xml:space="preserve">Six questions on the assessment </w:t>
      </w:r>
      <w:r w:rsidR="00951393">
        <w:rPr>
          <w:rFonts w:cs="Times New Roman"/>
          <w:szCs w:val="24"/>
        </w:rPr>
        <w:t>examined</w:t>
      </w:r>
      <w:r>
        <w:rPr>
          <w:rFonts w:cs="Times New Roman"/>
          <w:szCs w:val="24"/>
        </w:rPr>
        <w:t xml:space="preserve"> students’ ability to interpret variability within the context of metrology. </w:t>
      </w:r>
      <w:r w:rsidR="00CE42A6">
        <w:rPr>
          <w:rFonts w:cs="Times New Roman"/>
          <w:szCs w:val="24"/>
        </w:rPr>
        <w:t>Each of</w:t>
      </w:r>
      <w:r>
        <w:rPr>
          <w:rFonts w:cs="Times New Roman"/>
          <w:szCs w:val="24"/>
        </w:rPr>
        <w:t xml:space="preserve"> these questions </w:t>
      </w:r>
      <w:r w:rsidR="00CE42A6">
        <w:rPr>
          <w:rFonts w:cs="Times New Roman"/>
          <w:szCs w:val="24"/>
        </w:rPr>
        <w:t>present</w:t>
      </w:r>
      <w:r w:rsidR="00B717CE">
        <w:rPr>
          <w:rFonts w:cs="Times New Roman"/>
          <w:szCs w:val="24"/>
        </w:rPr>
        <w:t>s</w:t>
      </w:r>
      <w:r w:rsidR="00CE42A6">
        <w:rPr>
          <w:rFonts w:cs="Times New Roman"/>
          <w:szCs w:val="24"/>
        </w:rPr>
        <w:t xml:space="preserve"> </w:t>
      </w:r>
      <w:r>
        <w:rPr>
          <w:rFonts w:cs="Times New Roman"/>
          <w:szCs w:val="24"/>
        </w:rPr>
        <w:t xml:space="preserve">students with </w:t>
      </w:r>
      <w:r w:rsidR="00B717CE">
        <w:rPr>
          <w:rFonts w:cs="Times New Roman"/>
          <w:szCs w:val="24"/>
        </w:rPr>
        <w:t xml:space="preserve">a </w:t>
      </w:r>
      <w:r w:rsidR="0087432D">
        <w:rPr>
          <w:rFonts w:cs="Times New Roman"/>
          <w:szCs w:val="24"/>
        </w:rPr>
        <w:t xml:space="preserve">graphical </w:t>
      </w:r>
      <w:r w:rsidR="00B717CE">
        <w:rPr>
          <w:rFonts w:cs="Times New Roman"/>
          <w:szCs w:val="24"/>
        </w:rPr>
        <w:t>display</w:t>
      </w:r>
      <w:r w:rsidR="00462999">
        <w:rPr>
          <w:rFonts w:cs="Times New Roman"/>
          <w:szCs w:val="24"/>
        </w:rPr>
        <w:t xml:space="preserve"> </w:t>
      </w:r>
      <w:r w:rsidR="0087432D">
        <w:rPr>
          <w:rFonts w:cs="Times New Roman"/>
          <w:szCs w:val="24"/>
        </w:rPr>
        <w:t>of</w:t>
      </w:r>
      <w:r>
        <w:rPr>
          <w:rFonts w:cs="Times New Roman"/>
          <w:szCs w:val="24"/>
        </w:rPr>
        <w:t xml:space="preserve"> repeated measurements and ask</w:t>
      </w:r>
      <w:r w:rsidR="00B717CE">
        <w:rPr>
          <w:rFonts w:cs="Times New Roman"/>
          <w:szCs w:val="24"/>
        </w:rPr>
        <w:t>s</w:t>
      </w:r>
      <w:r w:rsidR="00CE42A6">
        <w:rPr>
          <w:rFonts w:cs="Times New Roman"/>
          <w:szCs w:val="24"/>
        </w:rPr>
        <w:t xml:space="preserve"> </w:t>
      </w:r>
      <w:r w:rsidR="00B717CE">
        <w:rPr>
          <w:rFonts w:cs="Times New Roman"/>
          <w:szCs w:val="24"/>
        </w:rPr>
        <w:t>students</w:t>
      </w:r>
      <w:r>
        <w:rPr>
          <w:rFonts w:cs="Times New Roman"/>
          <w:szCs w:val="24"/>
        </w:rPr>
        <w:t xml:space="preserve"> to compare the variability</w:t>
      </w:r>
      <w:r w:rsidR="00CE42A6">
        <w:rPr>
          <w:rFonts w:cs="Times New Roman"/>
          <w:szCs w:val="24"/>
        </w:rPr>
        <w:t xml:space="preserve"> between</w:t>
      </w:r>
      <w:r>
        <w:rPr>
          <w:rFonts w:cs="Times New Roman"/>
          <w:szCs w:val="24"/>
        </w:rPr>
        <w:t xml:space="preserve"> component</w:t>
      </w:r>
      <w:r w:rsidR="00CE42A6">
        <w:rPr>
          <w:rFonts w:cs="Times New Roman"/>
          <w:szCs w:val="24"/>
        </w:rPr>
        <w:t>s</w:t>
      </w:r>
      <w:r>
        <w:rPr>
          <w:rFonts w:cs="Times New Roman"/>
          <w:szCs w:val="24"/>
        </w:rPr>
        <w:t xml:space="preserve"> of a source</w:t>
      </w:r>
      <w:r w:rsidR="00B717CE">
        <w:rPr>
          <w:rFonts w:cs="Times New Roman"/>
          <w:szCs w:val="24"/>
        </w:rPr>
        <w:t xml:space="preserve"> of variability</w:t>
      </w:r>
      <w:r>
        <w:rPr>
          <w:rFonts w:cs="Times New Roman"/>
          <w:szCs w:val="24"/>
        </w:rPr>
        <w:t>, s</w:t>
      </w:r>
      <w:r w:rsidR="0087432D">
        <w:rPr>
          <w:rFonts w:cs="Times New Roman"/>
          <w:szCs w:val="24"/>
        </w:rPr>
        <w:t>uch as</w:t>
      </w:r>
      <w:r w:rsidR="000F605E">
        <w:rPr>
          <w:rFonts w:cs="Times New Roman"/>
          <w:szCs w:val="24"/>
        </w:rPr>
        <w:t xml:space="preserve"> </w:t>
      </w:r>
      <w:r w:rsidR="00F93CA9">
        <w:rPr>
          <w:rFonts w:cs="Times New Roman"/>
          <w:szCs w:val="24"/>
        </w:rPr>
        <w:t>repeated measurements performed by three different operators</w:t>
      </w:r>
      <w:r w:rsidR="00FE31FB">
        <w:rPr>
          <w:rFonts w:cs="Times New Roman"/>
          <w:szCs w:val="24"/>
        </w:rPr>
        <w:t xml:space="preserve">. </w:t>
      </w:r>
      <w:r w:rsidR="00951393">
        <w:rPr>
          <w:rFonts w:cs="Times New Roman"/>
          <w:szCs w:val="24"/>
        </w:rPr>
        <w:t>These questions</w:t>
      </w:r>
      <w:r w:rsidR="000F605E">
        <w:rPr>
          <w:rFonts w:cs="Times New Roman"/>
          <w:szCs w:val="24"/>
        </w:rPr>
        <w:t xml:space="preserve"> </w:t>
      </w:r>
      <w:r w:rsidR="006B7163">
        <w:rPr>
          <w:rFonts w:cs="Times New Roman"/>
          <w:szCs w:val="24"/>
        </w:rPr>
        <w:t xml:space="preserve">are intended to </w:t>
      </w:r>
      <w:r w:rsidR="00951393">
        <w:rPr>
          <w:rFonts w:cs="Times New Roman"/>
          <w:szCs w:val="24"/>
        </w:rPr>
        <w:t>test</w:t>
      </w:r>
      <w:r w:rsidR="00FE31FB">
        <w:rPr>
          <w:rFonts w:cs="Times New Roman"/>
          <w:szCs w:val="24"/>
        </w:rPr>
        <w:t xml:space="preserve"> </w:t>
      </w:r>
      <w:r w:rsidR="0087432D">
        <w:rPr>
          <w:rFonts w:cs="Times New Roman"/>
          <w:szCs w:val="24"/>
        </w:rPr>
        <w:t xml:space="preserve">learning objective M4. </w:t>
      </w:r>
      <w:r w:rsidR="00FE0A39">
        <w:rPr>
          <w:rFonts w:cs="Times New Roman"/>
          <w:szCs w:val="24"/>
        </w:rPr>
        <w:t xml:space="preserve">An example of </w:t>
      </w:r>
      <w:r w:rsidR="00E95C8D">
        <w:rPr>
          <w:rFonts w:cs="Times New Roman"/>
          <w:szCs w:val="24"/>
        </w:rPr>
        <w:t>the</w:t>
      </w:r>
      <w:r w:rsidR="000C517C">
        <w:rPr>
          <w:rFonts w:cs="Times New Roman"/>
          <w:szCs w:val="24"/>
        </w:rPr>
        <w:t xml:space="preserve"> type of question </w:t>
      </w:r>
      <w:r w:rsidR="00E95C8D">
        <w:rPr>
          <w:rFonts w:cs="Times New Roman"/>
          <w:szCs w:val="24"/>
        </w:rPr>
        <w:t xml:space="preserve">in this section </w:t>
      </w:r>
      <w:r w:rsidR="000C517C">
        <w:rPr>
          <w:rFonts w:cs="Times New Roman"/>
          <w:szCs w:val="24"/>
        </w:rPr>
        <w:t xml:space="preserve">is shown in </w:t>
      </w:r>
      <w:r w:rsidR="00795535">
        <w:rPr>
          <w:rFonts w:cs="Times New Roman"/>
          <w:szCs w:val="24"/>
        </w:rPr>
        <w:fldChar w:fldCharType="begin"/>
      </w:r>
      <w:r w:rsidR="000C517C">
        <w:rPr>
          <w:rFonts w:cs="Times New Roman"/>
          <w:szCs w:val="24"/>
        </w:rPr>
        <w:instrText xml:space="preserve"> REF _Ref222562696 \h </w:instrText>
      </w:r>
      <w:r w:rsidR="00795535">
        <w:rPr>
          <w:rFonts w:cs="Times New Roman"/>
          <w:szCs w:val="24"/>
        </w:rPr>
      </w:r>
      <w:r w:rsidR="00795535">
        <w:rPr>
          <w:rFonts w:cs="Times New Roman"/>
          <w:szCs w:val="24"/>
        </w:rPr>
        <w:fldChar w:fldCharType="separate"/>
      </w:r>
      <w:r w:rsidR="00012E51">
        <w:t xml:space="preserve">Figure </w:t>
      </w:r>
      <w:r w:rsidR="00012E51">
        <w:rPr>
          <w:noProof/>
        </w:rPr>
        <w:t>3</w:t>
      </w:r>
      <w:r w:rsidR="00795535">
        <w:rPr>
          <w:rFonts w:cs="Times New Roman"/>
          <w:szCs w:val="24"/>
        </w:rPr>
        <w:fldChar w:fldCharType="end"/>
      </w:r>
      <w:r w:rsidR="000C517C">
        <w:rPr>
          <w:rFonts w:cs="Times New Roman"/>
          <w:szCs w:val="24"/>
        </w:rPr>
        <w:t xml:space="preserve">. </w:t>
      </w:r>
      <w:r w:rsidR="00B74A00">
        <w:rPr>
          <w:rFonts w:cs="Times New Roman"/>
          <w:szCs w:val="24"/>
        </w:rPr>
        <w:t xml:space="preserve">The 78 responses on both assessments to this question are shown in </w:t>
      </w:r>
      <w:r w:rsidR="00795535">
        <w:rPr>
          <w:rFonts w:cs="Times New Roman"/>
          <w:szCs w:val="24"/>
        </w:rPr>
        <w:fldChar w:fldCharType="begin"/>
      </w:r>
      <w:r w:rsidR="00B74A00">
        <w:rPr>
          <w:rFonts w:cs="Times New Roman"/>
          <w:szCs w:val="24"/>
        </w:rPr>
        <w:instrText xml:space="preserve"> REF _Ref222643347 \h </w:instrText>
      </w:r>
      <w:r w:rsidR="00795535">
        <w:rPr>
          <w:rFonts w:cs="Times New Roman"/>
          <w:szCs w:val="24"/>
        </w:rPr>
      </w:r>
      <w:r w:rsidR="00795535">
        <w:rPr>
          <w:rFonts w:cs="Times New Roman"/>
          <w:szCs w:val="24"/>
        </w:rPr>
        <w:fldChar w:fldCharType="separate"/>
      </w:r>
      <w:r w:rsidR="00012E51">
        <w:t xml:space="preserve">Table </w:t>
      </w:r>
      <w:r w:rsidR="00012E51">
        <w:rPr>
          <w:noProof/>
        </w:rPr>
        <w:t>2</w:t>
      </w:r>
      <w:r w:rsidR="00795535">
        <w:rPr>
          <w:rFonts w:cs="Times New Roman"/>
          <w:szCs w:val="24"/>
        </w:rPr>
        <w:fldChar w:fldCharType="end"/>
      </w:r>
      <w:r w:rsidR="00B74A00">
        <w:rPr>
          <w:rFonts w:cs="Times New Roman"/>
          <w:szCs w:val="24"/>
        </w:rPr>
        <w:t>.  The number of correct responses increased from 21 to 33</w:t>
      </w:r>
      <w:r w:rsidR="006B144C">
        <w:rPr>
          <w:rFonts w:cs="Times New Roman"/>
          <w:szCs w:val="24"/>
        </w:rPr>
        <w:t xml:space="preserve"> or by 57%. However, </w:t>
      </w:r>
      <w:r w:rsidR="00B74A00">
        <w:rPr>
          <w:rFonts w:cs="Times New Roman"/>
          <w:szCs w:val="24"/>
        </w:rPr>
        <w:t xml:space="preserve">students had a difficult time distinguishing between variability and range, as response (c) was the most </w:t>
      </w:r>
      <w:r w:rsidR="00C0464B">
        <w:rPr>
          <w:rFonts w:cs="Times New Roman"/>
          <w:szCs w:val="24"/>
        </w:rPr>
        <w:t>selected</w:t>
      </w:r>
      <w:r w:rsidR="00925351">
        <w:rPr>
          <w:rFonts w:cs="Times New Roman"/>
          <w:szCs w:val="24"/>
        </w:rPr>
        <w:t xml:space="preserve"> response </w:t>
      </w:r>
      <w:r w:rsidR="00B74A00">
        <w:rPr>
          <w:rFonts w:cs="Times New Roman"/>
          <w:szCs w:val="24"/>
        </w:rPr>
        <w:t xml:space="preserve">on both assessments.  </w:t>
      </w:r>
    </w:p>
    <w:p w14:paraId="12D94E64" w14:textId="77777777" w:rsidR="002C3F84" w:rsidRDefault="002C3F84" w:rsidP="009D5870">
      <w:pPr>
        <w:spacing w:after="0" w:line="240" w:lineRule="auto"/>
        <w:contextualSpacing/>
        <w:rPr>
          <w:rFonts w:cs="Times New Roman"/>
          <w:szCs w:val="24"/>
        </w:rPr>
      </w:pPr>
    </w:p>
    <w:p w14:paraId="35A0FC4A" w14:textId="77777777" w:rsidR="00C0464B" w:rsidRDefault="00C0464B" w:rsidP="009D5870">
      <w:pPr>
        <w:spacing w:after="0" w:line="240" w:lineRule="auto"/>
        <w:contextualSpacing/>
        <w:rPr>
          <w:rFonts w:cs="Times New Roman"/>
          <w:szCs w:val="24"/>
        </w:rPr>
      </w:pPr>
    </w:p>
    <w:p w14:paraId="7BFB7D6E" w14:textId="77777777" w:rsidR="00F743D0" w:rsidRDefault="00F743D0" w:rsidP="009D5870">
      <w:pPr>
        <w:pStyle w:val="Caption"/>
        <w:spacing w:after="0"/>
        <w:contextualSpacing/>
      </w:pPr>
      <w:bookmarkStart w:id="230" w:name="_Ref222562696"/>
      <w:r>
        <w:t xml:space="preserve">Figure </w:t>
      </w:r>
      <w:r w:rsidR="00795535">
        <w:fldChar w:fldCharType="begin"/>
      </w:r>
      <w:r w:rsidR="00D50064">
        <w:instrText xml:space="preserve"> SEQ Figure \* ARABIC </w:instrText>
      </w:r>
      <w:r w:rsidR="00795535">
        <w:fldChar w:fldCharType="separate"/>
      </w:r>
      <w:r w:rsidR="00012E51">
        <w:rPr>
          <w:noProof/>
        </w:rPr>
        <w:t>3</w:t>
      </w:r>
      <w:r w:rsidR="00795535">
        <w:rPr>
          <w:noProof/>
        </w:rPr>
        <w:fldChar w:fldCharType="end"/>
      </w:r>
      <w:bookmarkEnd w:id="230"/>
      <w:r>
        <w:t>-</w:t>
      </w:r>
      <w:r w:rsidRPr="00F743D0">
        <w:rPr>
          <w:b w:val="0"/>
        </w:rPr>
        <w:t xml:space="preserve"> </w:t>
      </w:r>
      <w:r w:rsidRPr="00A8538E">
        <w:rPr>
          <w:b w:val="0"/>
        </w:rPr>
        <w:t>Content assessment question</w:t>
      </w:r>
      <w:r>
        <w:rPr>
          <w:b w:val="0"/>
        </w:rPr>
        <w:t xml:space="preserve"> </w:t>
      </w:r>
      <w:r w:rsidR="007613DF">
        <w:rPr>
          <w:b w:val="0"/>
        </w:rPr>
        <w:t>to</w:t>
      </w:r>
      <w:r w:rsidR="007613DF" w:rsidRPr="00A8538E">
        <w:rPr>
          <w:b w:val="0"/>
        </w:rPr>
        <w:t xml:space="preserve"> </w:t>
      </w:r>
      <w:r w:rsidRPr="00A8538E">
        <w:rPr>
          <w:b w:val="0"/>
        </w:rPr>
        <w:t xml:space="preserve">test students' ability to </w:t>
      </w:r>
      <w:r>
        <w:rPr>
          <w:b w:val="0"/>
        </w:rPr>
        <w:t>graphically compare variability</w:t>
      </w:r>
      <w:r w:rsidRPr="00A8538E">
        <w:rPr>
          <w:b w:val="0"/>
        </w:rPr>
        <w:t>.</w:t>
      </w:r>
      <w:r w:rsidR="00875816">
        <w:rPr>
          <w:b w:val="0"/>
        </w:rPr>
        <w:t xml:space="preserve"> This question attempts to evaluate learning objective</w:t>
      </w:r>
      <w:r w:rsidR="007613DF">
        <w:rPr>
          <w:b w:val="0"/>
        </w:rPr>
        <w:t>s</w:t>
      </w:r>
      <w:r w:rsidR="00875816">
        <w:rPr>
          <w:b w:val="0"/>
        </w:rPr>
        <w:t xml:space="preserve"> M4</w:t>
      </w:r>
      <w:r w:rsidR="007613DF">
        <w:rPr>
          <w:b w:val="0"/>
        </w:rPr>
        <w:t xml:space="preserve">, </w:t>
      </w:r>
      <w:r w:rsidR="00EA388F">
        <w:rPr>
          <w:b w:val="0"/>
        </w:rPr>
        <w:t xml:space="preserve">B2 and </w:t>
      </w:r>
      <w:r w:rsidR="00875816">
        <w:rPr>
          <w:b w:val="0"/>
        </w:rPr>
        <w:t>B3.</w:t>
      </w:r>
      <w:r w:rsidR="007613DF">
        <w:rPr>
          <w:b w:val="0"/>
        </w:rPr>
        <w:br/>
      </w:r>
    </w:p>
    <w:tbl>
      <w:tblPr>
        <w:tblStyle w:val="TableGrid"/>
        <w:tblW w:w="0" w:type="auto"/>
        <w:tblBorders>
          <w:insideH w:val="none" w:sz="0" w:space="0" w:color="auto"/>
        </w:tblBorders>
        <w:tblLook w:val="04A0" w:firstRow="1" w:lastRow="0" w:firstColumn="1" w:lastColumn="0" w:noHBand="0" w:noVBand="1"/>
      </w:tblPr>
      <w:tblGrid>
        <w:gridCol w:w="9576"/>
      </w:tblGrid>
      <w:tr w:rsidR="005F4C47" w14:paraId="1C036D2D" w14:textId="77777777">
        <w:tc>
          <w:tcPr>
            <w:tcW w:w="9576" w:type="dxa"/>
          </w:tcPr>
          <w:p w14:paraId="7A07E5AF" w14:textId="77777777" w:rsidR="005F4C47" w:rsidRPr="005F4C47" w:rsidRDefault="005F4C47" w:rsidP="009D5870">
            <w:pPr>
              <w:contextualSpacing/>
              <w:rPr>
                <w:rFonts w:eastAsiaTheme="majorEastAsia" w:cs="Times New Roman"/>
                <w:b/>
                <w:bCs/>
                <w:color w:val="4F81BD" w:themeColor="accent1"/>
                <w:szCs w:val="24"/>
              </w:rPr>
            </w:pPr>
            <w:commentRangeStart w:id="231"/>
            <w:r w:rsidRPr="005F4C47">
              <w:rPr>
                <w:rFonts w:cs="Times New Roman"/>
                <w:szCs w:val="24"/>
              </w:rPr>
              <w:t>In an ex</w:t>
            </w:r>
            <w:r>
              <w:rPr>
                <w:rFonts w:cs="Times New Roman"/>
                <w:szCs w:val="24"/>
              </w:rPr>
              <w:t>periment three operators measure an object with the same measurement device exactly three times.  A chart displaying graphically the measurement values obtained by the operators is shown below.  Do any of the operators show higher variability than the other two operators?</w:t>
            </w:r>
            <w:commentRangeEnd w:id="231"/>
            <w:r w:rsidR="00235C94">
              <w:rPr>
                <w:rStyle w:val="CommentReference"/>
              </w:rPr>
              <w:commentReference w:id="231"/>
            </w:r>
          </w:p>
        </w:tc>
      </w:tr>
      <w:tr w:rsidR="005F4C47" w14:paraId="674B6D87" w14:textId="77777777">
        <w:tc>
          <w:tcPr>
            <w:tcW w:w="9576" w:type="dxa"/>
          </w:tcPr>
          <w:p w14:paraId="4A8021E7" w14:textId="77777777" w:rsidR="00ED0EEE" w:rsidRDefault="001A6403" w:rsidP="009D5870">
            <w:pPr>
              <w:contextualSpacing/>
              <w:rPr>
                <w:rFonts w:eastAsiaTheme="majorEastAsia" w:cs="Times New Roman"/>
                <w:b/>
                <w:bCs/>
                <w:color w:val="4F81BD" w:themeColor="accent1"/>
                <w:szCs w:val="24"/>
              </w:rPr>
            </w:pPr>
            <w:r>
              <w:rPr>
                <w:rFonts w:cs="Times New Roman"/>
                <w:noProof/>
                <w:szCs w:val="24"/>
              </w:rPr>
              <w:drawing>
                <wp:inline distT="0" distB="0" distL="0" distR="0" wp14:anchorId="022B2064" wp14:editId="4B86514D">
                  <wp:extent cx="2747932"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9Plot.png"/>
                          <pic:cNvPicPr/>
                        </pic:nvPicPr>
                        <pic:blipFill>
                          <a:blip r:embed="rId14">
                            <a:extLst>
                              <a:ext uri="{28A0092B-C50C-407E-A947-70E740481C1C}">
                                <a14:useLocalDpi xmlns:a14="http://schemas.microsoft.com/office/drawing/2010/main" val="0"/>
                              </a:ext>
                            </a:extLst>
                          </a:blip>
                          <a:stretch>
                            <a:fillRect/>
                          </a:stretch>
                        </pic:blipFill>
                        <pic:spPr>
                          <a:xfrm>
                            <a:off x="0" y="0"/>
                            <a:ext cx="2747932" cy="2743200"/>
                          </a:xfrm>
                          <a:prstGeom prst="rect">
                            <a:avLst/>
                          </a:prstGeom>
                        </pic:spPr>
                      </pic:pic>
                    </a:graphicData>
                  </a:graphic>
                </wp:inline>
              </w:drawing>
            </w:r>
          </w:p>
          <w:p w14:paraId="30A16A7E" w14:textId="77777777" w:rsidR="00055B19" w:rsidRDefault="00ED0EEE" w:rsidP="00333D9E">
            <w:pPr>
              <w:pStyle w:val="ListParagraph"/>
              <w:numPr>
                <w:ilvl w:val="0"/>
                <w:numId w:val="26"/>
              </w:numPr>
              <w:rPr>
                <w:rFonts w:eastAsiaTheme="majorEastAsia" w:cs="Times New Roman"/>
                <w:b/>
                <w:bCs/>
                <w:i/>
                <w:iCs/>
                <w:color w:val="4F81BD" w:themeColor="accent1"/>
                <w:szCs w:val="24"/>
              </w:rPr>
            </w:pPr>
            <w:r>
              <w:rPr>
                <w:rFonts w:cs="Times New Roman"/>
                <w:szCs w:val="24"/>
              </w:rPr>
              <w:t>Operator1, because this operator has the highest measurement values overall.</w:t>
            </w:r>
            <w:r w:rsidRPr="00D04DD4">
              <w:rPr>
                <w:rFonts w:cs="Times New Roman"/>
                <w:szCs w:val="24"/>
              </w:rPr>
              <w:tab/>
              <w:t xml:space="preserve">  </w:t>
            </w:r>
            <w:r w:rsidRPr="00D04DD4">
              <w:rPr>
                <w:rFonts w:cs="Times New Roman"/>
                <w:szCs w:val="24"/>
              </w:rPr>
              <w:tab/>
              <w:t xml:space="preserve"> </w:t>
            </w:r>
          </w:p>
          <w:p w14:paraId="3B7F39DE" w14:textId="77777777" w:rsidR="00055B19" w:rsidRDefault="00ED0EEE" w:rsidP="00333D9E">
            <w:pPr>
              <w:pStyle w:val="ListParagraph"/>
              <w:numPr>
                <w:ilvl w:val="0"/>
                <w:numId w:val="26"/>
              </w:numPr>
              <w:rPr>
                <w:rFonts w:eastAsiaTheme="majorEastAsia" w:cs="Times New Roman"/>
                <w:b/>
                <w:bCs/>
                <w:i/>
                <w:iCs/>
                <w:color w:val="4F81BD" w:themeColor="accent1"/>
                <w:szCs w:val="24"/>
              </w:rPr>
            </w:pPr>
            <w:r>
              <w:rPr>
                <w:rFonts w:cs="Times New Roman"/>
                <w:szCs w:val="24"/>
              </w:rPr>
              <w:t>Operator 2, because two of the three measurements are more closely clumped than for any of the other 2 operators</w:t>
            </w:r>
            <w:r w:rsidR="007613DF">
              <w:rPr>
                <w:rFonts w:cs="Times New Roman"/>
                <w:szCs w:val="24"/>
              </w:rPr>
              <w:t>.</w:t>
            </w:r>
          </w:p>
          <w:p w14:paraId="1ADBC82D" w14:textId="77777777" w:rsidR="00055B19" w:rsidRDefault="00ED0EEE" w:rsidP="00333D9E">
            <w:pPr>
              <w:pStyle w:val="ListParagraph"/>
              <w:numPr>
                <w:ilvl w:val="0"/>
                <w:numId w:val="26"/>
              </w:numPr>
              <w:rPr>
                <w:rFonts w:eastAsiaTheme="majorEastAsia" w:cs="Times New Roman"/>
                <w:b/>
                <w:bCs/>
                <w:i/>
                <w:iCs/>
                <w:color w:val="4F81BD" w:themeColor="accent1"/>
                <w:szCs w:val="24"/>
              </w:rPr>
            </w:pPr>
            <w:r>
              <w:rPr>
                <w:rFonts w:cs="Times New Roman"/>
                <w:szCs w:val="24"/>
              </w:rPr>
              <w:t>All of the operators have a similar amount of variability in their measurements as the distance between the smallest and the largest measurement is about the same for all operators.</w:t>
            </w:r>
          </w:p>
          <w:p w14:paraId="7C9B279B" w14:textId="77777777" w:rsidR="00055B19" w:rsidRDefault="00ED0EEE" w:rsidP="00333D9E">
            <w:pPr>
              <w:pStyle w:val="ListParagraph"/>
              <w:numPr>
                <w:ilvl w:val="0"/>
                <w:numId w:val="26"/>
              </w:numPr>
              <w:rPr>
                <w:rFonts w:eastAsiaTheme="majorEastAsia" w:cs="Times New Roman"/>
                <w:b/>
                <w:bCs/>
                <w:i/>
                <w:iCs/>
                <w:color w:val="4F81BD" w:themeColor="accent1"/>
                <w:szCs w:val="24"/>
              </w:rPr>
            </w:pPr>
            <w:r>
              <w:rPr>
                <w:rFonts w:cs="Times New Roman"/>
                <w:szCs w:val="24"/>
              </w:rPr>
              <w:t>This cannot be determined from this graph without further information</w:t>
            </w:r>
            <w:r w:rsidRPr="00D04DD4">
              <w:rPr>
                <w:rFonts w:cs="Times New Roman"/>
                <w:szCs w:val="24"/>
              </w:rPr>
              <w:t xml:space="preserve">. </w:t>
            </w:r>
            <w:r w:rsidRPr="00D04DD4">
              <w:rPr>
                <w:rFonts w:cs="Times New Roman"/>
                <w:szCs w:val="24"/>
              </w:rPr>
              <w:tab/>
            </w:r>
          </w:p>
        </w:tc>
      </w:tr>
    </w:tbl>
    <w:p w14:paraId="53B5B693" w14:textId="77777777" w:rsidR="00730E84" w:rsidRDefault="00730E84" w:rsidP="00B755DA">
      <w:pPr>
        <w:pStyle w:val="Caption"/>
        <w:keepNext/>
        <w:spacing w:after="0"/>
        <w:contextualSpacing/>
      </w:pPr>
      <w:bookmarkStart w:id="232" w:name="_Ref222643347"/>
    </w:p>
    <w:p w14:paraId="7D29F9C5" w14:textId="77777777" w:rsidR="00C0464B" w:rsidRPr="00C0464B" w:rsidRDefault="00C0464B" w:rsidP="00C0464B"/>
    <w:p w14:paraId="4E5FE8A3" w14:textId="77777777" w:rsidR="00052490" w:rsidRPr="00052490" w:rsidRDefault="00052490" w:rsidP="00B755DA">
      <w:pPr>
        <w:pStyle w:val="Caption"/>
        <w:keepNext/>
        <w:spacing w:after="0"/>
        <w:contextualSpacing/>
        <w:rPr>
          <w:b w:val="0"/>
        </w:rPr>
      </w:pPr>
      <w:proofErr w:type="gramStart"/>
      <w:r>
        <w:lastRenderedPageBreak/>
        <w:t xml:space="preserve">Table </w:t>
      </w:r>
      <w:r w:rsidR="00795535">
        <w:fldChar w:fldCharType="begin"/>
      </w:r>
      <w:r w:rsidR="00D50064">
        <w:instrText xml:space="preserve"> SEQ Table \* ARABIC </w:instrText>
      </w:r>
      <w:r w:rsidR="00795535">
        <w:fldChar w:fldCharType="separate"/>
      </w:r>
      <w:r w:rsidR="00012E51">
        <w:rPr>
          <w:noProof/>
        </w:rPr>
        <w:t>2</w:t>
      </w:r>
      <w:r w:rsidR="00795535">
        <w:rPr>
          <w:noProof/>
        </w:rPr>
        <w:fldChar w:fldCharType="end"/>
      </w:r>
      <w:bookmarkEnd w:id="232"/>
      <w:r>
        <w:t>-</w:t>
      </w:r>
      <w:r>
        <w:rPr>
          <w:b w:val="0"/>
        </w:rPr>
        <w:t xml:space="preserve">Results of question shown in </w:t>
      </w:r>
      <w:r w:rsidR="00795535" w:rsidRPr="00C0464B">
        <w:rPr>
          <w:b w:val="0"/>
        </w:rPr>
        <w:fldChar w:fldCharType="begin"/>
      </w:r>
      <w:r w:rsidR="00261F62" w:rsidRPr="00C0464B">
        <w:rPr>
          <w:b w:val="0"/>
        </w:rPr>
        <w:instrText xml:space="preserve"> REF _Ref222562696 \h </w:instrText>
      </w:r>
      <w:r w:rsidR="00795535" w:rsidRPr="00C0464B">
        <w:rPr>
          <w:b w:val="0"/>
        </w:rPr>
      </w:r>
      <w:r w:rsidR="00795535" w:rsidRPr="00C0464B">
        <w:rPr>
          <w:b w:val="0"/>
        </w:rPr>
        <w:fldChar w:fldCharType="separate"/>
      </w:r>
      <w:r w:rsidR="00012E51" w:rsidRPr="00C0464B">
        <w:rPr>
          <w:b w:val="0"/>
        </w:rPr>
        <w:t xml:space="preserve">Figure </w:t>
      </w:r>
      <w:r w:rsidR="00012E51" w:rsidRPr="00C0464B">
        <w:rPr>
          <w:b w:val="0"/>
          <w:noProof/>
        </w:rPr>
        <w:t>3</w:t>
      </w:r>
      <w:r w:rsidR="00795535" w:rsidRPr="00C0464B">
        <w:rPr>
          <w:b w:val="0"/>
        </w:rPr>
        <w:fldChar w:fldCharType="end"/>
      </w:r>
      <w:r w:rsidR="00261F62" w:rsidRPr="00C0464B">
        <w:rPr>
          <w:b w:val="0"/>
        </w:rPr>
        <w:t>.</w:t>
      </w:r>
      <w:proofErr w:type="gramEnd"/>
      <w:r w:rsidR="007613DF">
        <w:rPr>
          <w:b w:val="0"/>
        </w:rPr>
        <w:br/>
      </w:r>
    </w:p>
    <w:tbl>
      <w:tblPr>
        <w:tblStyle w:val="TableGrid"/>
        <w:tblW w:w="0" w:type="auto"/>
        <w:jc w:val="center"/>
        <w:tblLook w:val="04A0" w:firstRow="1" w:lastRow="0" w:firstColumn="1" w:lastColumn="0" w:noHBand="0" w:noVBand="1"/>
      </w:tblPr>
      <w:tblGrid>
        <w:gridCol w:w="1368"/>
        <w:gridCol w:w="852"/>
        <w:gridCol w:w="632"/>
        <w:gridCol w:w="644"/>
        <w:gridCol w:w="632"/>
        <w:gridCol w:w="644"/>
        <w:gridCol w:w="852"/>
      </w:tblGrid>
      <w:tr w:rsidR="00052490" w14:paraId="753E4143" w14:textId="77777777">
        <w:trPr>
          <w:jc w:val="center"/>
        </w:trPr>
        <w:tc>
          <w:tcPr>
            <w:tcW w:w="1368" w:type="dxa"/>
            <w:tcBorders>
              <w:top w:val="nil"/>
              <w:left w:val="nil"/>
              <w:bottom w:val="nil"/>
              <w:right w:val="nil"/>
            </w:tcBorders>
          </w:tcPr>
          <w:p w14:paraId="506C889C" w14:textId="77777777" w:rsidR="00052490" w:rsidRDefault="00052490" w:rsidP="00B755DA">
            <w:pPr>
              <w:contextualSpacing/>
              <w:rPr>
                <w:rFonts w:cs="Times New Roman"/>
                <w:szCs w:val="24"/>
              </w:rPr>
            </w:pPr>
          </w:p>
        </w:tc>
        <w:tc>
          <w:tcPr>
            <w:tcW w:w="852" w:type="dxa"/>
            <w:tcBorders>
              <w:top w:val="nil"/>
              <w:left w:val="nil"/>
              <w:bottom w:val="nil"/>
              <w:right w:val="nil"/>
            </w:tcBorders>
          </w:tcPr>
          <w:p w14:paraId="6EC1A8E1" w14:textId="77777777" w:rsidR="00052490" w:rsidRDefault="00052490" w:rsidP="00B755DA">
            <w:pPr>
              <w:contextualSpacing/>
              <w:rPr>
                <w:rFonts w:cs="Times New Roman"/>
                <w:szCs w:val="24"/>
              </w:rPr>
            </w:pPr>
          </w:p>
        </w:tc>
        <w:tc>
          <w:tcPr>
            <w:tcW w:w="2552" w:type="dxa"/>
            <w:gridSpan w:val="4"/>
            <w:tcBorders>
              <w:top w:val="nil"/>
              <w:left w:val="nil"/>
              <w:bottom w:val="single" w:sz="4" w:space="0" w:color="auto"/>
              <w:right w:val="nil"/>
            </w:tcBorders>
          </w:tcPr>
          <w:p w14:paraId="1678A246" w14:textId="77777777" w:rsidR="00052490" w:rsidRDefault="00052490" w:rsidP="00B755DA">
            <w:pPr>
              <w:contextualSpacing/>
              <w:rPr>
                <w:rFonts w:eastAsiaTheme="majorEastAsia" w:cs="Times New Roman"/>
                <w:b/>
                <w:bCs/>
                <w:color w:val="4F81BD" w:themeColor="accent1"/>
                <w:szCs w:val="24"/>
              </w:rPr>
            </w:pPr>
            <w:r>
              <w:rPr>
                <w:rFonts w:cs="Times New Roman"/>
                <w:szCs w:val="24"/>
              </w:rPr>
              <w:t>Post Assessment</w:t>
            </w:r>
          </w:p>
        </w:tc>
        <w:tc>
          <w:tcPr>
            <w:tcW w:w="852" w:type="dxa"/>
            <w:tcBorders>
              <w:top w:val="nil"/>
              <w:left w:val="nil"/>
              <w:bottom w:val="nil"/>
              <w:right w:val="nil"/>
            </w:tcBorders>
          </w:tcPr>
          <w:p w14:paraId="2CF60583" w14:textId="77777777" w:rsidR="00052490" w:rsidRDefault="00052490" w:rsidP="00B755DA">
            <w:pPr>
              <w:contextualSpacing/>
              <w:rPr>
                <w:rFonts w:cs="Times New Roman"/>
                <w:szCs w:val="24"/>
              </w:rPr>
            </w:pPr>
          </w:p>
        </w:tc>
      </w:tr>
      <w:tr w:rsidR="00052490" w14:paraId="345CE8CA" w14:textId="77777777">
        <w:trPr>
          <w:jc w:val="center"/>
        </w:trPr>
        <w:tc>
          <w:tcPr>
            <w:tcW w:w="1368" w:type="dxa"/>
            <w:tcBorders>
              <w:top w:val="nil"/>
              <w:left w:val="nil"/>
              <w:bottom w:val="nil"/>
              <w:right w:val="nil"/>
            </w:tcBorders>
          </w:tcPr>
          <w:p w14:paraId="705A9CE6" w14:textId="77777777" w:rsidR="00052490" w:rsidRDefault="00052490" w:rsidP="00B755DA">
            <w:pPr>
              <w:contextualSpacing/>
              <w:rPr>
                <w:rFonts w:cs="Times New Roman"/>
                <w:szCs w:val="24"/>
              </w:rPr>
            </w:pPr>
          </w:p>
        </w:tc>
        <w:tc>
          <w:tcPr>
            <w:tcW w:w="852" w:type="dxa"/>
            <w:tcBorders>
              <w:top w:val="nil"/>
              <w:left w:val="nil"/>
              <w:bottom w:val="nil"/>
              <w:right w:val="nil"/>
            </w:tcBorders>
          </w:tcPr>
          <w:p w14:paraId="5F42239B" w14:textId="77777777" w:rsidR="00052490" w:rsidRDefault="00052490" w:rsidP="00B755DA">
            <w:pPr>
              <w:contextualSpacing/>
              <w:rPr>
                <w:rFonts w:cs="Times New Roman"/>
                <w:szCs w:val="24"/>
              </w:rPr>
            </w:pPr>
          </w:p>
        </w:tc>
        <w:tc>
          <w:tcPr>
            <w:tcW w:w="632" w:type="dxa"/>
            <w:tcBorders>
              <w:left w:val="nil"/>
              <w:bottom w:val="single" w:sz="18" w:space="0" w:color="auto"/>
              <w:right w:val="nil"/>
            </w:tcBorders>
          </w:tcPr>
          <w:p w14:paraId="075CDB7C" w14:textId="77777777" w:rsidR="00052490" w:rsidRDefault="00052490" w:rsidP="00B755DA">
            <w:pPr>
              <w:contextualSpacing/>
              <w:rPr>
                <w:rFonts w:eastAsiaTheme="majorEastAsia" w:cs="Times New Roman"/>
                <w:b/>
                <w:bCs/>
                <w:color w:val="4F81BD" w:themeColor="accent1"/>
                <w:szCs w:val="24"/>
              </w:rPr>
            </w:pPr>
            <w:r>
              <w:rPr>
                <w:rFonts w:cs="Times New Roman"/>
                <w:szCs w:val="24"/>
              </w:rPr>
              <w:t>(a)</w:t>
            </w:r>
          </w:p>
        </w:tc>
        <w:tc>
          <w:tcPr>
            <w:tcW w:w="644" w:type="dxa"/>
            <w:tcBorders>
              <w:left w:val="nil"/>
              <w:bottom w:val="single" w:sz="18" w:space="0" w:color="auto"/>
              <w:right w:val="nil"/>
            </w:tcBorders>
          </w:tcPr>
          <w:p w14:paraId="105CE649" w14:textId="77777777" w:rsidR="00052490" w:rsidRDefault="00052490" w:rsidP="00B755DA">
            <w:pPr>
              <w:contextualSpacing/>
              <w:rPr>
                <w:rFonts w:eastAsiaTheme="majorEastAsia" w:cs="Times New Roman"/>
                <w:b/>
                <w:bCs/>
                <w:color w:val="4F81BD" w:themeColor="accent1"/>
                <w:szCs w:val="24"/>
              </w:rPr>
            </w:pPr>
            <w:r>
              <w:rPr>
                <w:rFonts w:cs="Times New Roman"/>
                <w:szCs w:val="24"/>
              </w:rPr>
              <w:t>(b)</w:t>
            </w:r>
          </w:p>
        </w:tc>
        <w:tc>
          <w:tcPr>
            <w:tcW w:w="632" w:type="dxa"/>
            <w:tcBorders>
              <w:left w:val="nil"/>
              <w:bottom w:val="single" w:sz="18" w:space="0" w:color="auto"/>
              <w:right w:val="nil"/>
            </w:tcBorders>
          </w:tcPr>
          <w:p w14:paraId="56FB47E0" w14:textId="77777777" w:rsidR="00052490" w:rsidRDefault="00052490" w:rsidP="00B755DA">
            <w:pPr>
              <w:contextualSpacing/>
              <w:rPr>
                <w:rFonts w:eastAsiaTheme="majorEastAsia" w:cs="Times New Roman"/>
                <w:b/>
                <w:bCs/>
                <w:color w:val="4F81BD" w:themeColor="accent1"/>
                <w:szCs w:val="24"/>
              </w:rPr>
            </w:pPr>
            <w:r>
              <w:rPr>
                <w:rFonts w:cs="Times New Roman"/>
                <w:szCs w:val="24"/>
              </w:rPr>
              <w:t>(c)</w:t>
            </w:r>
          </w:p>
        </w:tc>
        <w:tc>
          <w:tcPr>
            <w:tcW w:w="644" w:type="dxa"/>
            <w:tcBorders>
              <w:left w:val="nil"/>
              <w:bottom w:val="single" w:sz="18" w:space="0" w:color="auto"/>
              <w:right w:val="nil"/>
            </w:tcBorders>
          </w:tcPr>
          <w:p w14:paraId="01012F8D" w14:textId="77777777" w:rsidR="00052490" w:rsidRDefault="00052490" w:rsidP="00B755DA">
            <w:pPr>
              <w:contextualSpacing/>
              <w:rPr>
                <w:rFonts w:eastAsiaTheme="majorEastAsia" w:cs="Times New Roman"/>
                <w:b/>
                <w:bCs/>
                <w:color w:val="4F81BD" w:themeColor="accent1"/>
                <w:szCs w:val="24"/>
              </w:rPr>
            </w:pPr>
            <w:r>
              <w:rPr>
                <w:rFonts w:cs="Times New Roman"/>
                <w:szCs w:val="24"/>
              </w:rPr>
              <w:t>(d)</w:t>
            </w:r>
          </w:p>
        </w:tc>
        <w:tc>
          <w:tcPr>
            <w:tcW w:w="852" w:type="dxa"/>
            <w:tcBorders>
              <w:top w:val="nil"/>
              <w:left w:val="nil"/>
              <w:bottom w:val="nil"/>
              <w:right w:val="nil"/>
            </w:tcBorders>
          </w:tcPr>
          <w:p w14:paraId="2589D92A" w14:textId="77777777" w:rsidR="00052490" w:rsidRDefault="00052490" w:rsidP="00B755DA">
            <w:pPr>
              <w:contextualSpacing/>
              <w:rPr>
                <w:rFonts w:eastAsiaTheme="majorEastAsia" w:cs="Times New Roman"/>
                <w:b/>
                <w:bCs/>
                <w:color w:val="4F81BD" w:themeColor="accent1"/>
                <w:szCs w:val="24"/>
              </w:rPr>
            </w:pPr>
            <w:r>
              <w:rPr>
                <w:rFonts w:cs="Times New Roman"/>
                <w:szCs w:val="24"/>
              </w:rPr>
              <w:t>Total</w:t>
            </w:r>
          </w:p>
        </w:tc>
      </w:tr>
      <w:tr w:rsidR="00052490" w14:paraId="3A18BC68" w14:textId="77777777">
        <w:trPr>
          <w:jc w:val="center"/>
        </w:trPr>
        <w:tc>
          <w:tcPr>
            <w:tcW w:w="1368" w:type="dxa"/>
            <w:vMerge w:val="restart"/>
            <w:tcBorders>
              <w:top w:val="nil"/>
              <w:left w:val="nil"/>
              <w:bottom w:val="nil"/>
              <w:right w:val="single" w:sz="4" w:space="0" w:color="auto"/>
            </w:tcBorders>
          </w:tcPr>
          <w:p w14:paraId="6B5B6C21" w14:textId="77777777" w:rsidR="00052490" w:rsidRDefault="00052490" w:rsidP="00B755DA">
            <w:pPr>
              <w:contextualSpacing/>
              <w:rPr>
                <w:rFonts w:eastAsiaTheme="majorEastAsia" w:cs="Times New Roman"/>
                <w:b/>
                <w:bCs/>
                <w:color w:val="4F81BD" w:themeColor="accent1"/>
                <w:szCs w:val="24"/>
              </w:rPr>
            </w:pPr>
            <w:r>
              <w:rPr>
                <w:rFonts w:cs="Times New Roman"/>
                <w:szCs w:val="24"/>
              </w:rPr>
              <w:t>Pre Assessment</w:t>
            </w:r>
          </w:p>
        </w:tc>
        <w:tc>
          <w:tcPr>
            <w:tcW w:w="852" w:type="dxa"/>
            <w:tcBorders>
              <w:top w:val="nil"/>
              <w:left w:val="single" w:sz="4" w:space="0" w:color="auto"/>
              <w:bottom w:val="nil"/>
              <w:right w:val="single" w:sz="18" w:space="0" w:color="auto"/>
            </w:tcBorders>
          </w:tcPr>
          <w:p w14:paraId="2D500EE9" w14:textId="77777777" w:rsidR="00052490" w:rsidRDefault="00052490" w:rsidP="00B755DA">
            <w:pPr>
              <w:contextualSpacing/>
              <w:rPr>
                <w:rFonts w:eastAsiaTheme="majorEastAsia" w:cs="Times New Roman"/>
                <w:b/>
                <w:bCs/>
                <w:color w:val="4F81BD" w:themeColor="accent1"/>
                <w:szCs w:val="24"/>
              </w:rPr>
            </w:pPr>
            <w:r>
              <w:rPr>
                <w:rFonts w:cs="Times New Roman"/>
                <w:szCs w:val="24"/>
              </w:rPr>
              <w:t>(a)</w:t>
            </w:r>
          </w:p>
        </w:tc>
        <w:tc>
          <w:tcPr>
            <w:tcW w:w="632" w:type="dxa"/>
            <w:tcBorders>
              <w:top w:val="single" w:sz="18" w:space="0" w:color="auto"/>
              <w:left w:val="single" w:sz="18" w:space="0" w:color="auto"/>
            </w:tcBorders>
          </w:tcPr>
          <w:p w14:paraId="7358C580" w14:textId="77777777" w:rsidR="00052490" w:rsidRDefault="00052490" w:rsidP="00B755DA">
            <w:pPr>
              <w:contextualSpacing/>
              <w:rPr>
                <w:rFonts w:eastAsiaTheme="majorEastAsia" w:cs="Times New Roman"/>
                <w:b/>
                <w:bCs/>
                <w:color w:val="4F81BD" w:themeColor="accent1"/>
                <w:szCs w:val="24"/>
              </w:rPr>
            </w:pPr>
            <w:r>
              <w:rPr>
                <w:rFonts w:cs="Times New Roman"/>
                <w:szCs w:val="24"/>
              </w:rPr>
              <w:t>0</w:t>
            </w:r>
          </w:p>
        </w:tc>
        <w:tc>
          <w:tcPr>
            <w:tcW w:w="644" w:type="dxa"/>
            <w:tcBorders>
              <w:top w:val="single" w:sz="18" w:space="0" w:color="auto"/>
            </w:tcBorders>
            <w:shd w:val="clear" w:color="auto" w:fill="CCCCCC"/>
          </w:tcPr>
          <w:p w14:paraId="2F9DBCEE" w14:textId="77777777" w:rsidR="00052490" w:rsidRDefault="00052490" w:rsidP="00B755DA">
            <w:pPr>
              <w:contextualSpacing/>
              <w:rPr>
                <w:rFonts w:eastAsiaTheme="majorEastAsia" w:cs="Times New Roman"/>
                <w:b/>
                <w:bCs/>
                <w:color w:val="4F81BD" w:themeColor="accent1"/>
                <w:szCs w:val="24"/>
              </w:rPr>
            </w:pPr>
            <w:r>
              <w:rPr>
                <w:rFonts w:cs="Times New Roman"/>
                <w:szCs w:val="24"/>
              </w:rPr>
              <w:t>2</w:t>
            </w:r>
          </w:p>
        </w:tc>
        <w:tc>
          <w:tcPr>
            <w:tcW w:w="632" w:type="dxa"/>
            <w:tcBorders>
              <w:top w:val="single" w:sz="18" w:space="0" w:color="auto"/>
            </w:tcBorders>
          </w:tcPr>
          <w:p w14:paraId="5165D2FF" w14:textId="77777777" w:rsidR="00052490" w:rsidRDefault="00052490" w:rsidP="00B755DA">
            <w:pPr>
              <w:contextualSpacing/>
              <w:rPr>
                <w:rFonts w:eastAsiaTheme="majorEastAsia" w:cs="Times New Roman"/>
                <w:b/>
                <w:bCs/>
                <w:color w:val="4F81BD" w:themeColor="accent1"/>
                <w:szCs w:val="24"/>
              </w:rPr>
            </w:pPr>
            <w:r>
              <w:rPr>
                <w:rFonts w:cs="Times New Roman"/>
                <w:szCs w:val="24"/>
              </w:rPr>
              <w:t>3</w:t>
            </w:r>
          </w:p>
        </w:tc>
        <w:tc>
          <w:tcPr>
            <w:tcW w:w="644" w:type="dxa"/>
            <w:tcBorders>
              <w:top w:val="single" w:sz="18" w:space="0" w:color="auto"/>
              <w:right w:val="single" w:sz="18" w:space="0" w:color="auto"/>
            </w:tcBorders>
          </w:tcPr>
          <w:p w14:paraId="4A5C66FD" w14:textId="77777777" w:rsidR="00052490" w:rsidRDefault="00052490" w:rsidP="00B755DA">
            <w:pPr>
              <w:contextualSpacing/>
              <w:rPr>
                <w:rFonts w:eastAsiaTheme="majorEastAsia" w:cs="Times New Roman"/>
                <w:b/>
                <w:bCs/>
                <w:color w:val="4F81BD" w:themeColor="accent1"/>
                <w:szCs w:val="24"/>
              </w:rPr>
            </w:pPr>
            <w:r>
              <w:rPr>
                <w:rFonts w:cs="Times New Roman"/>
                <w:szCs w:val="24"/>
              </w:rPr>
              <w:t>1</w:t>
            </w:r>
          </w:p>
        </w:tc>
        <w:tc>
          <w:tcPr>
            <w:tcW w:w="852" w:type="dxa"/>
            <w:tcBorders>
              <w:top w:val="nil"/>
              <w:left w:val="single" w:sz="18" w:space="0" w:color="auto"/>
              <w:bottom w:val="nil"/>
              <w:right w:val="nil"/>
            </w:tcBorders>
          </w:tcPr>
          <w:p w14:paraId="55E7D665" w14:textId="77777777" w:rsidR="00052490" w:rsidRDefault="00052490" w:rsidP="00B755DA">
            <w:pPr>
              <w:contextualSpacing/>
              <w:rPr>
                <w:rFonts w:eastAsiaTheme="majorEastAsia" w:cs="Times New Roman"/>
                <w:b/>
                <w:bCs/>
                <w:color w:val="4F81BD" w:themeColor="accent1"/>
                <w:szCs w:val="24"/>
              </w:rPr>
            </w:pPr>
            <w:r>
              <w:rPr>
                <w:rFonts w:cs="Times New Roman"/>
                <w:szCs w:val="24"/>
              </w:rPr>
              <w:t>6</w:t>
            </w:r>
          </w:p>
        </w:tc>
      </w:tr>
      <w:tr w:rsidR="00052490" w14:paraId="759BAECA" w14:textId="77777777">
        <w:trPr>
          <w:jc w:val="center"/>
        </w:trPr>
        <w:tc>
          <w:tcPr>
            <w:tcW w:w="1368" w:type="dxa"/>
            <w:vMerge/>
            <w:tcBorders>
              <w:top w:val="nil"/>
              <w:left w:val="nil"/>
              <w:bottom w:val="nil"/>
              <w:right w:val="single" w:sz="4" w:space="0" w:color="auto"/>
            </w:tcBorders>
          </w:tcPr>
          <w:p w14:paraId="6200A1D8" w14:textId="77777777" w:rsidR="00314679" w:rsidRDefault="00314679" w:rsidP="00E26A90">
            <w:pPr>
              <w:contextualSpacing/>
              <w:rPr>
                <w:rFonts w:eastAsiaTheme="majorEastAsia" w:cs="Times New Roman"/>
                <w:b/>
                <w:bCs/>
                <w:color w:val="345A8A" w:themeColor="accent1" w:themeShade="B5"/>
                <w:sz w:val="32"/>
                <w:szCs w:val="24"/>
              </w:rPr>
            </w:pPr>
          </w:p>
        </w:tc>
        <w:tc>
          <w:tcPr>
            <w:tcW w:w="852" w:type="dxa"/>
            <w:tcBorders>
              <w:top w:val="nil"/>
              <w:left w:val="single" w:sz="4" w:space="0" w:color="auto"/>
              <w:bottom w:val="nil"/>
              <w:right w:val="single" w:sz="18" w:space="0" w:color="auto"/>
            </w:tcBorders>
          </w:tcPr>
          <w:p w14:paraId="4D4DC0EC" w14:textId="77777777" w:rsidR="00052490" w:rsidRDefault="00052490" w:rsidP="00B755DA">
            <w:pPr>
              <w:contextualSpacing/>
              <w:rPr>
                <w:rFonts w:eastAsiaTheme="majorEastAsia" w:cs="Times New Roman"/>
                <w:b/>
                <w:bCs/>
                <w:color w:val="4F81BD" w:themeColor="accent1"/>
                <w:szCs w:val="24"/>
              </w:rPr>
            </w:pPr>
            <w:r>
              <w:rPr>
                <w:rFonts w:cs="Times New Roman"/>
                <w:szCs w:val="24"/>
              </w:rPr>
              <w:t>(b)</w:t>
            </w:r>
          </w:p>
        </w:tc>
        <w:tc>
          <w:tcPr>
            <w:tcW w:w="632" w:type="dxa"/>
            <w:tcBorders>
              <w:left w:val="single" w:sz="18" w:space="0" w:color="auto"/>
            </w:tcBorders>
            <w:shd w:val="clear" w:color="auto" w:fill="CCCCCC"/>
          </w:tcPr>
          <w:p w14:paraId="3AEEF554" w14:textId="77777777" w:rsidR="00052490" w:rsidRDefault="00052490" w:rsidP="00B755DA">
            <w:pPr>
              <w:contextualSpacing/>
              <w:rPr>
                <w:rFonts w:eastAsiaTheme="majorEastAsia" w:cs="Times New Roman"/>
                <w:b/>
                <w:bCs/>
                <w:color w:val="4F81BD" w:themeColor="accent1"/>
                <w:szCs w:val="24"/>
              </w:rPr>
            </w:pPr>
            <w:r>
              <w:rPr>
                <w:rFonts w:cs="Times New Roman"/>
                <w:szCs w:val="24"/>
              </w:rPr>
              <w:t>0</w:t>
            </w:r>
          </w:p>
        </w:tc>
        <w:tc>
          <w:tcPr>
            <w:tcW w:w="644" w:type="dxa"/>
            <w:shd w:val="clear" w:color="auto" w:fill="CCCCCC"/>
          </w:tcPr>
          <w:p w14:paraId="7C4657F3" w14:textId="77777777" w:rsidR="00052490" w:rsidRDefault="00052490" w:rsidP="00B755DA">
            <w:pPr>
              <w:contextualSpacing/>
              <w:rPr>
                <w:rFonts w:eastAsiaTheme="majorEastAsia" w:cs="Times New Roman"/>
                <w:b/>
                <w:bCs/>
                <w:color w:val="4F81BD" w:themeColor="accent1"/>
                <w:szCs w:val="24"/>
              </w:rPr>
            </w:pPr>
            <w:r>
              <w:rPr>
                <w:rFonts w:cs="Times New Roman"/>
                <w:szCs w:val="24"/>
              </w:rPr>
              <w:t>13</w:t>
            </w:r>
          </w:p>
        </w:tc>
        <w:tc>
          <w:tcPr>
            <w:tcW w:w="632" w:type="dxa"/>
            <w:shd w:val="clear" w:color="auto" w:fill="CCCCCC"/>
          </w:tcPr>
          <w:p w14:paraId="31A90D93" w14:textId="77777777" w:rsidR="00052490" w:rsidRDefault="00052490" w:rsidP="00B755DA">
            <w:pPr>
              <w:contextualSpacing/>
              <w:rPr>
                <w:rFonts w:eastAsiaTheme="majorEastAsia" w:cs="Times New Roman"/>
                <w:b/>
                <w:bCs/>
                <w:color w:val="4F81BD" w:themeColor="accent1"/>
                <w:szCs w:val="24"/>
              </w:rPr>
            </w:pPr>
            <w:r>
              <w:rPr>
                <w:rFonts w:cs="Times New Roman"/>
                <w:szCs w:val="24"/>
              </w:rPr>
              <w:t>7</w:t>
            </w:r>
          </w:p>
        </w:tc>
        <w:tc>
          <w:tcPr>
            <w:tcW w:w="644" w:type="dxa"/>
            <w:tcBorders>
              <w:right w:val="single" w:sz="18" w:space="0" w:color="auto"/>
            </w:tcBorders>
            <w:shd w:val="clear" w:color="auto" w:fill="CCCCCC"/>
          </w:tcPr>
          <w:p w14:paraId="3D7A8377" w14:textId="77777777" w:rsidR="00052490" w:rsidRDefault="00052490" w:rsidP="00B755DA">
            <w:pPr>
              <w:contextualSpacing/>
              <w:rPr>
                <w:rFonts w:eastAsiaTheme="majorEastAsia" w:cs="Times New Roman"/>
                <w:b/>
                <w:bCs/>
                <w:color w:val="4F81BD" w:themeColor="accent1"/>
                <w:szCs w:val="24"/>
              </w:rPr>
            </w:pPr>
            <w:r>
              <w:rPr>
                <w:rFonts w:cs="Times New Roman"/>
                <w:szCs w:val="24"/>
              </w:rPr>
              <w:t>1</w:t>
            </w:r>
          </w:p>
        </w:tc>
        <w:tc>
          <w:tcPr>
            <w:tcW w:w="852" w:type="dxa"/>
            <w:tcBorders>
              <w:top w:val="nil"/>
              <w:left w:val="single" w:sz="18" w:space="0" w:color="auto"/>
              <w:bottom w:val="nil"/>
              <w:right w:val="nil"/>
            </w:tcBorders>
            <w:shd w:val="clear" w:color="auto" w:fill="CCCCCC"/>
          </w:tcPr>
          <w:p w14:paraId="20123583" w14:textId="77777777" w:rsidR="00052490" w:rsidRDefault="00052490" w:rsidP="00B755DA">
            <w:pPr>
              <w:contextualSpacing/>
              <w:rPr>
                <w:rFonts w:eastAsiaTheme="majorEastAsia" w:cs="Times New Roman"/>
                <w:b/>
                <w:bCs/>
                <w:color w:val="4F81BD" w:themeColor="accent1"/>
                <w:szCs w:val="24"/>
              </w:rPr>
            </w:pPr>
            <w:r>
              <w:rPr>
                <w:rFonts w:cs="Times New Roman"/>
                <w:szCs w:val="24"/>
              </w:rPr>
              <w:t>21</w:t>
            </w:r>
          </w:p>
        </w:tc>
      </w:tr>
      <w:tr w:rsidR="00052490" w14:paraId="207F20E1" w14:textId="77777777">
        <w:trPr>
          <w:jc w:val="center"/>
        </w:trPr>
        <w:tc>
          <w:tcPr>
            <w:tcW w:w="1368" w:type="dxa"/>
            <w:vMerge/>
            <w:tcBorders>
              <w:top w:val="nil"/>
              <w:left w:val="nil"/>
              <w:bottom w:val="nil"/>
              <w:right w:val="single" w:sz="4" w:space="0" w:color="auto"/>
            </w:tcBorders>
          </w:tcPr>
          <w:p w14:paraId="708D712B" w14:textId="77777777" w:rsidR="00314679" w:rsidRDefault="00314679" w:rsidP="00E26A90">
            <w:pPr>
              <w:contextualSpacing/>
              <w:rPr>
                <w:rFonts w:eastAsiaTheme="majorEastAsia" w:cs="Times New Roman"/>
                <w:b/>
                <w:bCs/>
                <w:color w:val="345A8A" w:themeColor="accent1" w:themeShade="B5"/>
                <w:szCs w:val="24"/>
              </w:rPr>
            </w:pPr>
          </w:p>
        </w:tc>
        <w:tc>
          <w:tcPr>
            <w:tcW w:w="852" w:type="dxa"/>
            <w:tcBorders>
              <w:top w:val="nil"/>
              <w:left w:val="single" w:sz="4" w:space="0" w:color="auto"/>
              <w:bottom w:val="nil"/>
              <w:right w:val="single" w:sz="18" w:space="0" w:color="auto"/>
            </w:tcBorders>
          </w:tcPr>
          <w:p w14:paraId="7D3B6D23" w14:textId="77777777" w:rsidR="00052490" w:rsidRDefault="00052490" w:rsidP="00B755DA">
            <w:pPr>
              <w:contextualSpacing/>
              <w:rPr>
                <w:rFonts w:eastAsiaTheme="majorEastAsia" w:cs="Times New Roman"/>
                <w:b/>
                <w:bCs/>
                <w:color w:val="4F81BD" w:themeColor="accent1"/>
                <w:szCs w:val="24"/>
              </w:rPr>
            </w:pPr>
            <w:r>
              <w:rPr>
                <w:rFonts w:cs="Times New Roman"/>
                <w:szCs w:val="24"/>
              </w:rPr>
              <w:t>(c)</w:t>
            </w:r>
          </w:p>
        </w:tc>
        <w:tc>
          <w:tcPr>
            <w:tcW w:w="632" w:type="dxa"/>
            <w:tcBorders>
              <w:left w:val="single" w:sz="18" w:space="0" w:color="auto"/>
            </w:tcBorders>
          </w:tcPr>
          <w:p w14:paraId="6BD6D4EB" w14:textId="77777777" w:rsidR="00052490" w:rsidRDefault="00052490" w:rsidP="00B755DA">
            <w:pPr>
              <w:contextualSpacing/>
              <w:rPr>
                <w:rFonts w:eastAsiaTheme="majorEastAsia" w:cs="Times New Roman"/>
                <w:b/>
                <w:bCs/>
                <w:color w:val="4F81BD" w:themeColor="accent1"/>
                <w:szCs w:val="24"/>
              </w:rPr>
            </w:pPr>
            <w:r>
              <w:rPr>
                <w:rFonts w:cs="Times New Roman"/>
                <w:szCs w:val="24"/>
              </w:rPr>
              <w:t>1</w:t>
            </w:r>
          </w:p>
        </w:tc>
        <w:tc>
          <w:tcPr>
            <w:tcW w:w="644" w:type="dxa"/>
            <w:shd w:val="clear" w:color="auto" w:fill="CCCCCC"/>
          </w:tcPr>
          <w:p w14:paraId="2BB3294B" w14:textId="77777777" w:rsidR="00052490" w:rsidRDefault="00052490" w:rsidP="00B755DA">
            <w:pPr>
              <w:contextualSpacing/>
              <w:rPr>
                <w:rFonts w:eastAsiaTheme="majorEastAsia" w:cs="Times New Roman"/>
                <w:b/>
                <w:bCs/>
                <w:color w:val="4F81BD" w:themeColor="accent1"/>
                <w:szCs w:val="24"/>
              </w:rPr>
            </w:pPr>
            <w:r>
              <w:rPr>
                <w:rFonts w:cs="Times New Roman"/>
                <w:szCs w:val="24"/>
              </w:rPr>
              <w:t>15</w:t>
            </w:r>
          </w:p>
        </w:tc>
        <w:tc>
          <w:tcPr>
            <w:tcW w:w="632" w:type="dxa"/>
          </w:tcPr>
          <w:p w14:paraId="1343E7B5" w14:textId="77777777" w:rsidR="00052490" w:rsidRDefault="00052490" w:rsidP="00B755DA">
            <w:pPr>
              <w:contextualSpacing/>
              <w:rPr>
                <w:rFonts w:eastAsiaTheme="majorEastAsia" w:cs="Times New Roman"/>
                <w:b/>
                <w:bCs/>
                <w:color w:val="4F81BD" w:themeColor="accent1"/>
                <w:szCs w:val="24"/>
              </w:rPr>
            </w:pPr>
            <w:r>
              <w:rPr>
                <w:rFonts w:cs="Times New Roman"/>
                <w:szCs w:val="24"/>
              </w:rPr>
              <w:t>27</w:t>
            </w:r>
          </w:p>
        </w:tc>
        <w:tc>
          <w:tcPr>
            <w:tcW w:w="644" w:type="dxa"/>
            <w:tcBorders>
              <w:right w:val="single" w:sz="18" w:space="0" w:color="auto"/>
            </w:tcBorders>
          </w:tcPr>
          <w:p w14:paraId="2F1CCCD8" w14:textId="77777777" w:rsidR="00052490" w:rsidRDefault="00052490" w:rsidP="00B755DA">
            <w:pPr>
              <w:contextualSpacing/>
              <w:rPr>
                <w:rFonts w:eastAsiaTheme="majorEastAsia" w:cs="Times New Roman"/>
                <w:b/>
                <w:bCs/>
                <w:color w:val="4F81BD" w:themeColor="accent1"/>
                <w:szCs w:val="24"/>
              </w:rPr>
            </w:pPr>
            <w:r>
              <w:rPr>
                <w:rFonts w:cs="Times New Roman"/>
                <w:szCs w:val="24"/>
              </w:rPr>
              <w:t>2</w:t>
            </w:r>
          </w:p>
        </w:tc>
        <w:tc>
          <w:tcPr>
            <w:tcW w:w="852" w:type="dxa"/>
            <w:tcBorders>
              <w:top w:val="nil"/>
              <w:left w:val="single" w:sz="18" w:space="0" w:color="auto"/>
              <w:bottom w:val="nil"/>
              <w:right w:val="nil"/>
            </w:tcBorders>
          </w:tcPr>
          <w:p w14:paraId="7EEB35E2" w14:textId="77777777" w:rsidR="00052490" w:rsidRDefault="00052490" w:rsidP="00B755DA">
            <w:pPr>
              <w:contextualSpacing/>
              <w:rPr>
                <w:rFonts w:eastAsiaTheme="majorEastAsia" w:cs="Times New Roman"/>
                <w:b/>
                <w:bCs/>
                <w:color w:val="4F81BD" w:themeColor="accent1"/>
                <w:szCs w:val="24"/>
              </w:rPr>
            </w:pPr>
            <w:r>
              <w:rPr>
                <w:rFonts w:cs="Times New Roman"/>
                <w:szCs w:val="24"/>
              </w:rPr>
              <w:t>45</w:t>
            </w:r>
          </w:p>
        </w:tc>
      </w:tr>
      <w:tr w:rsidR="00052490" w14:paraId="74241E3B" w14:textId="77777777">
        <w:trPr>
          <w:jc w:val="center"/>
        </w:trPr>
        <w:tc>
          <w:tcPr>
            <w:tcW w:w="1368" w:type="dxa"/>
            <w:vMerge/>
            <w:tcBorders>
              <w:top w:val="nil"/>
              <w:left w:val="nil"/>
              <w:bottom w:val="nil"/>
              <w:right w:val="single" w:sz="4" w:space="0" w:color="auto"/>
            </w:tcBorders>
          </w:tcPr>
          <w:p w14:paraId="481D224B" w14:textId="77777777" w:rsidR="00314679" w:rsidRDefault="00314679" w:rsidP="00E26A90">
            <w:pPr>
              <w:contextualSpacing/>
              <w:rPr>
                <w:rFonts w:eastAsiaTheme="majorEastAsia" w:cs="Times New Roman"/>
                <w:b/>
                <w:bCs/>
                <w:color w:val="345A8A" w:themeColor="accent1" w:themeShade="B5"/>
                <w:sz w:val="32"/>
                <w:szCs w:val="24"/>
              </w:rPr>
            </w:pPr>
          </w:p>
        </w:tc>
        <w:tc>
          <w:tcPr>
            <w:tcW w:w="852" w:type="dxa"/>
            <w:tcBorders>
              <w:top w:val="nil"/>
              <w:left w:val="single" w:sz="4" w:space="0" w:color="auto"/>
              <w:bottom w:val="nil"/>
              <w:right w:val="single" w:sz="18" w:space="0" w:color="auto"/>
            </w:tcBorders>
          </w:tcPr>
          <w:p w14:paraId="20B966D2" w14:textId="77777777" w:rsidR="00052490" w:rsidRDefault="00052490" w:rsidP="00B755DA">
            <w:pPr>
              <w:contextualSpacing/>
              <w:rPr>
                <w:rFonts w:eastAsiaTheme="majorEastAsia" w:cs="Times New Roman"/>
                <w:b/>
                <w:bCs/>
                <w:color w:val="4F81BD" w:themeColor="accent1"/>
                <w:szCs w:val="24"/>
              </w:rPr>
            </w:pPr>
            <w:r>
              <w:rPr>
                <w:rFonts w:cs="Times New Roman"/>
                <w:szCs w:val="24"/>
              </w:rPr>
              <w:t>(d)</w:t>
            </w:r>
          </w:p>
        </w:tc>
        <w:tc>
          <w:tcPr>
            <w:tcW w:w="632" w:type="dxa"/>
            <w:tcBorders>
              <w:left w:val="single" w:sz="18" w:space="0" w:color="auto"/>
              <w:bottom w:val="single" w:sz="18" w:space="0" w:color="auto"/>
            </w:tcBorders>
          </w:tcPr>
          <w:p w14:paraId="03AA5C63" w14:textId="77777777" w:rsidR="00052490" w:rsidRDefault="00052490" w:rsidP="00B755DA">
            <w:pPr>
              <w:contextualSpacing/>
              <w:rPr>
                <w:rFonts w:eastAsiaTheme="majorEastAsia" w:cs="Times New Roman"/>
                <w:b/>
                <w:bCs/>
                <w:color w:val="4F81BD" w:themeColor="accent1"/>
                <w:szCs w:val="24"/>
              </w:rPr>
            </w:pPr>
            <w:r>
              <w:rPr>
                <w:rFonts w:cs="Times New Roman"/>
                <w:szCs w:val="24"/>
              </w:rPr>
              <w:t>0</w:t>
            </w:r>
          </w:p>
        </w:tc>
        <w:tc>
          <w:tcPr>
            <w:tcW w:w="644" w:type="dxa"/>
            <w:tcBorders>
              <w:bottom w:val="single" w:sz="18" w:space="0" w:color="auto"/>
            </w:tcBorders>
            <w:shd w:val="clear" w:color="auto" w:fill="CCCCCC"/>
          </w:tcPr>
          <w:p w14:paraId="39A6EA21" w14:textId="77777777" w:rsidR="00052490" w:rsidRDefault="00052490" w:rsidP="00B755DA">
            <w:pPr>
              <w:contextualSpacing/>
              <w:rPr>
                <w:rFonts w:eastAsiaTheme="majorEastAsia" w:cs="Times New Roman"/>
                <w:b/>
                <w:bCs/>
                <w:color w:val="4F81BD" w:themeColor="accent1"/>
                <w:szCs w:val="24"/>
              </w:rPr>
            </w:pPr>
            <w:r>
              <w:rPr>
                <w:rFonts w:cs="Times New Roman"/>
                <w:szCs w:val="24"/>
              </w:rPr>
              <w:t>3</w:t>
            </w:r>
          </w:p>
        </w:tc>
        <w:tc>
          <w:tcPr>
            <w:tcW w:w="632" w:type="dxa"/>
            <w:tcBorders>
              <w:bottom w:val="single" w:sz="18" w:space="0" w:color="auto"/>
            </w:tcBorders>
          </w:tcPr>
          <w:p w14:paraId="5370B540" w14:textId="77777777" w:rsidR="00052490" w:rsidRDefault="00052490" w:rsidP="00B755DA">
            <w:pPr>
              <w:contextualSpacing/>
              <w:rPr>
                <w:rFonts w:eastAsiaTheme="majorEastAsia" w:cs="Times New Roman"/>
                <w:b/>
                <w:bCs/>
                <w:color w:val="4F81BD" w:themeColor="accent1"/>
                <w:szCs w:val="24"/>
              </w:rPr>
            </w:pPr>
            <w:r>
              <w:rPr>
                <w:rFonts w:cs="Times New Roman"/>
                <w:szCs w:val="24"/>
              </w:rPr>
              <w:t>3</w:t>
            </w:r>
          </w:p>
        </w:tc>
        <w:tc>
          <w:tcPr>
            <w:tcW w:w="644" w:type="dxa"/>
            <w:tcBorders>
              <w:bottom w:val="single" w:sz="18" w:space="0" w:color="auto"/>
              <w:right w:val="single" w:sz="18" w:space="0" w:color="auto"/>
            </w:tcBorders>
          </w:tcPr>
          <w:p w14:paraId="25E63A1C" w14:textId="77777777" w:rsidR="00052490" w:rsidRDefault="00052490" w:rsidP="00B755DA">
            <w:pPr>
              <w:contextualSpacing/>
              <w:rPr>
                <w:rFonts w:eastAsiaTheme="majorEastAsia" w:cs="Times New Roman"/>
                <w:b/>
                <w:bCs/>
                <w:color w:val="4F81BD" w:themeColor="accent1"/>
                <w:szCs w:val="24"/>
              </w:rPr>
            </w:pPr>
            <w:r>
              <w:rPr>
                <w:rFonts w:cs="Times New Roman"/>
                <w:szCs w:val="24"/>
              </w:rPr>
              <w:t>0</w:t>
            </w:r>
          </w:p>
        </w:tc>
        <w:tc>
          <w:tcPr>
            <w:tcW w:w="852" w:type="dxa"/>
            <w:tcBorders>
              <w:top w:val="nil"/>
              <w:left w:val="single" w:sz="18" w:space="0" w:color="auto"/>
              <w:bottom w:val="nil"/>
              <w:right w:val="nil"/>
            </w:tcBorders>
          </w:tcPr>
          <w:p w14:paraId="0C500031" w14:textId="77777777" w:rsidR="00052490" w:rsidRDefault="00052490" w:rsidP="00B755DA">
            <w:pPr>
              <w:contextualSpacing/>
              <w:rPr>
                <w:rFonts w:eastAsiaTheme="majorEastAsia" w:cs="Times New Roman"/>
                <w:b/>
                <w:bCs/>
                <w:color w:val="4F81BD" w:themeColor="accent1"/>
                <w:szCs w:val="24"/>
              </w:rPr>
            </w:pPr>
            <w:r>
              <w:rPr>
                <w:rFonts w:cs="Times New Roman"/>
                <w:szCs w:val="24"/>
              </w:rPr>
              <w:t>6</w:t>
            </w:r>
          </w:p>
        </w:tc>
      </w:tr>
      <w:tr w:rsidR="00052490" w14:paraId="030E4DD3" w14:textId="77777777">
        <w:trPr>
          <w:jc w:val="center"/>
        </w:trPr>
        <w:tc>
          <w:tcPr>
            <w:tcW w:w="1368" w:type="dxa"/>
            <w:tcBorders>
              <w:top w:val="nil"/>
              <w:left w:val="nil"/>
              <w:bottom w:val="nil"/>
              <w:right w:val="nil"/>
            </w:tcBorders>
          </w:tcPr>
          <w:p w14:paraId="28A8B3BF" w14:textId="77777777" w:rsidR="00052490" w:rsidRDefault="00052490" w:rsidP="00B755DA">
            <w:pPr>
              <w:contextualSpacing/>
              <w:rPr>
                <w:rFonts w:cs="Times New Roman"/>
                <w:szCs w:val="24"/>
              </w:rPr>
            </w:pPr>
          </w:p>
        </w:tc>
        <w:tc>
          <w:tcPr>
            <w:tcW w:w="852" w:type="dxa"/>
            <w:tcBorders>
              <w:top w:val="nil"/>
              <w:left w:val="nil"/>
              <w:bottom w:val="nil"/>
              <w:right w:val="nil"/>
            </w:tcBorders>
          </w:tcPr>
          <w:p w14:paraId="6B047908" w14:textId="77777777" w:rsidR="00052490" w:rsidRDefault="00052490" w:rsidP="00B755DA">
            <w:pPr>
              <w:contextualSpacing/>
              <w:rPr>
                <w:rFonts w:eastAsiaTheme="majorEastAsia" w:cs="Times New Roman"/>
                <w:b/>
                <w:bCs/>
                <w:color w:val="4F81BD" w:themeColor="accent1"/>
                <w:szCs w:val="24"/>
              </w:rPr>
            </w:pPr>
            <w:r>
              <w:rPr>
                <w:rFonts w:cs="Times New Roman"/>
                <w:szCs w:val="24"/>
              </w:rPr>
              <w:t>Total</w:t>
            </w:r>
          </w:p>
        </w:tc>
        <w:tc>
          <w:tcPr>
            <w:tcW w:w="632" w:type="dxa"/>
            <w:tcBorders>
              <w:top w:val="single" w:sz="18" w:space="0" w:color="auto"/>
              <w:left w:val="nil"/>
              <w:bottom w:val="nil"/>
              <w:right w:val="nil"/>
            </w:tcBorders>
          </w:tcPr>
          <w:p w14:paraId="25A40F29" w14:textId="77777777" w:rsidR="00052490" w:rsidRDefault="00052490" w:rsidP="00B755DA">
            <w:pPr>
              <w:contextualSpacing/>
              <w:rPr>
                <w:rFonts w:eastAsiaTheme="majorEastAsia" w:cs="Times New Roman"/>
                <w:b/>
                <w:bCs/>
                <w:color w:val="4F81BD" w:themeColor="accent1"/>
                <w:szCs w:val="24"/>
              </w:rPr>
            </w:pPr>
            <w:r>
              <w:rPr>
                <w:rFonts w:cs="Times New Roman"/>
                <w:szCs w:val="24"/>
              </w:rPr>
              <w:t>1</w:t>
            </w:r>
          </w:p>
        </w:tc>
        <w:tc>
          <w:tcPr>
            <w:tcW w:w="644" w:type="dxa"/>
            <w:tcBorders>
              <w:top w:val="single" w:sz="18" w:space="0" w:color="auto"/>
              <w:left w:val="nil"/>
              <w:bottom w:val="nil"/>
              <w:right w:val="nil"/>
            </w:tcBorders>
            <w:shd w:val="clear" w:color="auto" w:fill="CCCCCC"/>
          </w:tcPr>
          <w:p w14:paraId="21E65710" w14:textId="77777777" w:rsidR="00052490" w:rsidRDefault="00052490" w:rsidP="00B755DA">
            <w:pPr>
              <w:contextualSpacing/>
              <w:rPr>
                <w:rFonts w:eastAsiaTheme="majorEastAsia" w:cs="Times New Roman"/>
                <w:b/>
                <w:bCs/>
                <w:color w:val="4F81BD" w:themeColor="accent1"/>
                <w:szCs w:val="24"/>
              </w:rPr>
            </w:pPr>
            <w:r>
              <w:rPr>
                <w:rFonts w:cs="Times New Roman"/>
                <w:szCs w:val="24"/>
              </w:rPr>
              <w:t>33</w:t>
            </w:r>
          </w:p>
        </w:tc>
        <w:tc>
          <w:tcPr>
            <w:tcW w:w="632" w:type="dxa"/>
            <w:tcBorders>
              <w:top w:val="single" w:sz="18" w:space="0" w:color="auto"/>
              <w:left w:val="nil"/>
              <w:bottom w:val="nil"/>
              <w:right w:val="nil"/>
            </w:tcBorders>
          </w:tcPr>
          <w:p w14:paraId="1CA6B903" w14:textId="77777777" w:rsidR="00052490" w:rsidRDefault="00052490" w:rsidP="00B755DA">
            <w:pPr>
              <w:contextualSpacing/>
              <w:rPr>
                <w:rFonts w:eastAsiaTheme="majorEastAsia" w:cs="Times New Roman"/>
                <w:b/>
                <w:bCs/>
                <w:color w:val="4F81BD" w:themeColor="accent1"/>
                <w:szCs w:val="24"/>
              </w:rPr>
            </w:pPr>
            <w:r>
              <w:rPr>
                <w:rFonts w:cs="Times New Roman"/>
                <w:szCs w:val="24"/>
              </w:rPr>
              <w:t>40</w:t>
            </w:r>
          </w:p>
        </w:tc>
        <w:tc>
          <w:tcPr>
            <w:tcW w:w="644" w:type="dxa"/>
            <w:tcBorders>
              <w:top w:val="single" w:sz="18" w:space="0" w:color="auto"/>
              <w:left w:val="nil"/>
              <w:bottom w:val="nil"/>
              <w:right w:val="nil"/>
            </w:tcBorders>
          </w:tcPr>
          <w:p w14:paraId="43146468" w14:textId="77777777" w:rsidR="00052490" w:rsidRDefault="00052490" w:rsidP="00B755DA">
            <w:pPr>
              <w:contextualSpacing/>
              <w:rPr>
                <w:rFonts w:eastAsiaTheme="majorEastAsia" w:cs="Times New Roman"/>
                <w:b/>
                <w:bCs/>
                <w:color w:val="4F81BD" w:themeColor="accent1"/>
                <w:szCs w:val="24"/>
              </w:rPr>
            </w:pPr>
            <w:r>
              <w:rPr>
                <w:rFonts w:cs="Times New Roman"/>
                <w:szCs w:val="24"/>
              </w:rPr>
              <w:t>4</w:t>
            </w:r>
          </w:p>
        </w:tc>
        <w:tc>
          <w:tcPr>
            <w:tcW w:w="852" w:type="dxa"/>
            <w:tcBorders>
              <w:top w:val="nil"/>
              <w:left w:val="nil"/>
              <w:bottom w:val="nil"/>
              <w:right w:val="nil"/>
            </w:tcBorders>
          </w:tcPr>
          <w:p w14:paraId="005CCC17" w14:textId="77777777" w:rsidR="00052490" w:rsidRDefault="00052490" w:rsidP="00B755DA">
            <w:pPr>
              <w:contextualSpacing/>
              <w:rPr>
                <w:rFonts w:eastAsiaTheme="majorEastAsia" w:cs="Times New Roman"/>
                <w:b/>
                <w:bCs/>
                <w:color w:val="4F81BD" w:themeColor="accent1"/>
                <w:szCs w:val="24"/>
              </w:rPr>
            </w:pPr>
            <w:r>
              <w:rPr>
                <w:rFonts w:cs="Times New Roman"/>
                <w:szCs w:val="24"/>
              </w:rPr>
              <w:t>78</w:t>
            </w:r>
          </w:p>
        </w:tc>
      </w:tr>
    </w:tbl>
    <w:p w14:paraId="56CC455C" w14:textId="77777777" w:rsidR="00730E84" w:rsidRDefault="00730E84" w:rsidP="00B755DA">
      <w:pPr>
        <w:spacing w:after="0" w:line="240" w:lineRule="auto"/>
        <w:contextualSpacing/>
        <w:rPr>
          <w:rFonts w:cs="Times New Roman"/>
          <w:b/>
          <w:sz w:val="25"/>
          <w:szCs w:val="25"/>
        </w:rPr>
      </w:pPr>
    </w:p>
    <w:p w14:paraId="758DBAFD" w14:textId="77777777" w:rsidR="00C0464B" w:rsidRDefault="00C0464B" w:rsidP="00B755DA">
      <w:pPr>
        <w:spacing w:after="0" w:line="240" w:lineRule="auto"/>
        <w:contextualSpacing/>
        <w:rPr>
          <w:rFonts w:cs="Times New Roman"/>
          <w:b/>
          <w:sz w:val="25"/>
          <w:szCs w:val="25"/>
        </w:rPr>
      </w:pPr>
    </w:p>
    <w:p w14:paraId="594B815B" w14:textId="77777777" w:rsidR="000C517C" w:rsidRPr="00A33C14" w:rsidRDefault="00A33C14" w:rsidP="00B755DA">
      <w:pPr>
        <w:spacing w:after="0" w:line="240" w:lineRule="auto"/>
        <w:contextualSpacing/>
        <w:rPr>
          <w:rFonts w:cs="Times New Roman"/>
          <w:b/>
          <w:sz w:val="25"/>
          <w:szCs w:val="25"/>
        </w:rPr>
      </w:pPr>
      <w:r w:rsidRPr="00A33C14">
        <w:rPr>
          <w:rFonts w:cs="Times New Roman"/>
          <w:b/>
          <w:sz w:val="25"/>
          <w:szCs w:val="25"/>
        </w:rPr>
        <w:t xml:space="preserve">6.1.3 </w:t>
      </w:r>
      <w:r w:rsidR="004C2B1E">
        <w:rPr>
          <w:rFonts w:cs="Times New Roman"/>
          <w:b/>
          <w:sz w:val="25"/>
          <w:szCs w:val="25"/>
        </w:rPr>
        <w:t xml:space="preserve">Results for </w:t>
      </w:r>
      <w:r w:rsidRPr="00A33C14">
        <w:rPr>
          <w:rFonts w:cs="Times New Roman"/>
          <w:b/>
          <w:sz w:val="25"/>
          <w:szCs w:val="25"/>
        </w:rPr>
        <w:t>Variability Only Question</w:t>
      </w:r>
      <w:r w:rsidR="004C2B1E">
        <w:rPr>
          <w:rFonts w:cs="Times New Roman"/>
          <w:b/>
          <w:sz w:val="25"/>
          <w:szCs w:val="25"/>
        </w:rPr>
        <w:t>s</w:t>
      </w:r>
    </w:p>
    <w:p w14:paraId="40AE6D3B" w14:textId="77777777" w:rsidR="00730E84" w:rsidRDefault="00730E84" w:rsidP="00B755DA">
      <w:pPr>
        <w:spacing w:after="0" w:line="240" w:lineRule="auto"/>
        <w:contextualSpacing/>
        <w:rPr>
          <w:rFonts w:cs="Times New Roman"/>
          <w:szCs w:val="24"/>
        </w:rPr>
      </w:pPr>
    </w:p>
    <w:p w14:paraId="7EA13CDB" w14:textId="77777777" w:rsidR="000648BE" w:rsidRDefault="000648BE" w:rsidP="00B755DA">
      <w:pPr>
        <w:spacing w:after="0" w:line="240" w:lineRule="auto"/>
        <w:contextualSpacing/>
        <w:rPr>
          <w:rFonts w:cs="Times New Roman"/>
          <w:szCs w:val="24"/>
        </w:rPr>
      </w:pPr>
      <w:r>
        <w:rPr>
          <w:rFonts w:cs="Times New Roman"/>
          <w:szCs w:val="24"/>
        </w:rPr>
        <w:t>The last subset of questions on the</w:t>
      </w:r>
      <w:r w:rsidR="00CF0CE5">
        <w:rPr>
          <w:rFonts w:cs="Times New Roman"/>
          <w:szCs w:val="24"/>
        </w:rPr>
        <w:t xml:space="preserve"> content assessment focused on</w:t>
      </w:r>
      <w:r>
        <w:rPr>
          <w:rFonts w:cs="Times New Roman"/>
          <w:szCs w:val="24"/>
        </w:rPr>
        <w:t xml:space="preserve"> quantify</w:t>
      </w:r>
      <w:r w:rsidR="00CF0CE5">
        <w:rPr>
          <w:rFonts w:cs="Times New Roman"/>
          <w:szCs w:val="24"/>
        </w:rPr>
        <w:t>ing</w:t>
      </w:r>
      <w:r w:rsidR="00A15907">
        <w:rPr>
          <w:rFonts w:cs="Times New Roman"/>
          <w:szCs w:val="24"/>
        </w:rPr>
        <w:t xml:space="preserve"> </w:t>
      </w:r>
      <w:r>
        <w:rPr>
          <w:rFonts w:cs="Times New Roman"/>
          <w:szCs w:val="24"/>
        </w:rPr>
        <w:t>students’ understanding of variability outside of a metrology context.</w:t>
      </w:r>
      <w:r w:rsidR="00A15907">
        <w:rPr>
          <w:rFonts w:cs="Times New Roman"/>
          <w:szCs w:val="24"/>
        </w:rPr>
        <w:t xml:space="preserve"> </w:t>
      </w:r>
      <w:r w:rsidR="0006545E">
        <w:rPr>
          <w:rFonts w:cs="Times New Roman"/>
          <w:szCs w:val="24"/>
        </w:rPr>
        <w:t>The questions in this subset asked students to interpret a standard deviation in the context of a problem and again asked them to compare variability from two datasets given graphical displays of both. An example of the</w:t>
      </w:r>
      <w:r w:rsidR="004B0BC9">
        <w:rPr>
          <w:rFonts w:cs="Times New Roman"/>
          <w:szCs w:val="24"/>
        </w:rPr>
        <w:t xml:space="preserve"> second</w:t>
      </w:r>
      <w:r w:rsidR="0006545E">
        <w:rPr>
          <w:rFonts w:cs="Times New Roman"/>
          <w:szCs w:val="24"/>
        </w:rPr>
        <w:t xml:space="preserve"> type of question is displayed in</w:t>
      </w:r>
      <w:r w:rsidR="00C35A8C">
        <w:rPr>
          <w:rFonts w:cs="Times New Roman"/>
          <w:szCs w:val="24"/>
        </w:rPr>
        <w:t xml:space="preserve"> </w:t>
      </w:r>
      <w:r w:rsidR="00795535">
        <w:rPr>
          <w:rFonts w:cs="Times New Roman"/>
          <w:szCs w:val="24"/>
        </w:rPr>
        <w:fldChar w:fldCharType="begin"/>
      </w:r>
      <w:r w:rsidR="00C35A8C">
        <w:rPr>
          <w:rFonts w:cs="Times New Roman"/>
          <w:szCs w:val="24"/>
        </w:rPr>
        <w:instrText xml:space="preserve"> REF _Ref222644631 \h </w:instrText>
      </w:r>
      <w:r w:rsidR="00795535">
        <w:rPr>
          <w:rFonts w:cs="Times New Roman"/>
          <w:szCs w:val="24"/>
        </w:rPr>
      </w:r>
      <w:r w:rsidR="00795535">
        <w:rPr>
          <w:rFonts w:cs="Times New Roman"/>
          <w:szCs w:val="24"/>
        </w:rPr>
        <w:fldChar w:fldCharType="separate"/>
      </w:r>
      <w:r w:rsidR="00012E51">
        <w:t xml:space="preserve">Figure </w:t>
      </w:r>
      <w:r w:rsidR="00012E51">
        <w:rPr>
          <w:noProof/>
        </w:rPr>
        <w:t>4</w:t>
      </w:r>
      <w:r w:rsidR="00795535">
        <w:rPr>
          <w:rFonts w:cs="Times New Roman"/>
          <w:szCs w:val="24"/>
        </w:rPr>
        <w:fldChar w:fldCharType="end"/>
      </w:r>
      <w:r w:rsidR="006B0C62">
        <w:rPr>
          <w:rFonts w:cs="Times New Roman"/>
          <w:szCs w:val="24"/>
        </w:rPr>
        <w:t xml:space="preserve">, and the student responses are </w:t>
      </w:r>
      <w:r w:rsidR="006B144C">
        <w:rPr>
          <w:rFonts w:cs="Times New Roman"/>
          <w:szCs w:val="24"/>
        </w:rPr>
        <w:t>shown</w:t>
      </w:r>
      <w:r w:rsidR="006B0C62">
        <w:rPr>
          <w:rFonts w:cs="Times New Roman"/>
          <w:szCs w:val="24"/>
        </w:rPr>
        <w:t xml:space="preserve"> in </w:t>
      </w:r>
      <w:r w:rsidR="00795535">
        <w:rPr>
          <w:rFonts w:cs="Times New Roman"/>
          <w:szCs w:val="24"/>
        </w:rPr>
        <w:fldChar w:fldCharType="begin"/>
      </w:r>
      <w:r w:rsidR="006B0C62">
        <w:rPr>
          <w:rFonts w:cs="Times New Roman"/>
          <w:szCs w:val="24"/>
        </w:rPr>
        <w:instrText xml:space="preserve"> REF _Ref222646309 \h </w:instrText>
      </w:r>
      <w:r w:rsidR="00795535">
        <w:rPr>
          <w:rFonts w:cs="Times New Roman"/>
          <w:szCs w:val="24"/>
        </w:rPr>
      </w:r>
      <w:r w:rsidR="00795535">
        <w:rPr>
          <w:rFonts w:cs="Times New Roman"/>
          <w:szCs w:val="24"/>
        </w:rPr>
        <w:fldChar w:fldCharType="separate"/>
      </w:r>
      <w:r w:rsidR="00012E51">
        <w:t xml:space="preserve">Table </w:t>
      </w:r>
      <w:r w:rsidR="00012E51">
        <w:rPr>
          <w:noProof/>
        </w:rPr>
        <w:t>3</w:t>
      </w:r>
      <w:r w:rsidR="00795535">
        <w:rPr>
          <w:rFonts w:cs="Times New Roman"/>
          <w:szCs w:val="24"/>
        </w:rPr>
        <w:fldChar w:fldCharType="end"/>
      </w:r>
      <w:r w:rsidR="006B0C62">
        <w:rPr>
          <w:rFonts w:cs="Times New Roman"/>
          <w:szCs w:val="24"/>
        </w:rPr>
        <w:t xml:space="preserve">. Many students were able to correctly respond even before the presentation of the metrology material, as 59 students initially chose (c). Only four of those students were unable to respond correctly the second time around, while </w:t>
      </w:r>
      <w:r w:rsidR="00C0464B">
        <w:rPr>
          <w:rFonts w:cs="Times New Roman"/>
          <w:szCs w:val="24"/>
        </w:rPr>
        <w:t>twice as many</w:t>
      </w:r>
      <w:r w:rsidR="006B0C62">
        <w:rPr>
          <w:rFonts w:cs="Times New Roman"/>
          <w:szCs w:val="24"/>
        </w:rPr>
        <w:t xml:space="preserve"> previously incorrect students chose the correct response.</w:t>
      </w:r>
    </w:p>
    <w:p w14:paraId="0AA8A841" w14:textId="77777777" w:rsidR="002C3F84" w:rsidRDefault="002C3F84" w:rsidP="00B755DA">
      <w:pPr>
        <w:spacing w:after="0" w:line="240" w:lineRule="auto"/>
        <w:contextualSpacing/>
        <w:rPr>
          <w:rFonts w:cs="Times New Roman"/>
          <w:szCs w:val="24"/>
        </w:rPr>
      </w:pPr>
    </w:p>
    <w:p w14:paraId="034B817C" w14:textId="77777777" w:rsidR="00C0464B" w:rsidRDefault="00C0464B" w:rsidP="00B755DA">
      <w:pPr>
        <w:spacing w:after="0" w:line="240" w:lineRule="auto"/>
        <w:contextualSpacing/>
        <w:rPr>
          <w:rFonts w:cs="Times New Roman"/>
          <w:szCs w:val="24"/>
        </w:rPr>
      </w:pPr>
    </w:p>
    <w:p w14:paraId="02B32A8C" w14:textId="77777777" w:rsidR="00C35A8C" w:rsidRDefault="00C35A8C" w:rsidP="00B755DA">
      <w:pPr>
        <w:pStyle w:val="Caption"/>
        <w:keepNext/>
        <w:spacing w:after="0"/>
        <w:contextualSpacing/>
      </w:pPr>
      <w:bookmarkStart w:id="233" w:name="_Ref222644631"/>
      <w:r>
        <w:t xml:space="preserve">Figure </w:t>
      </w:r>
      <w:r w:rsidR="00795535">
        <w:fldChar w:fldCharType="begin"/>
      </w:r>
      <w:r w:rsidR="00D50064">
        <w:instrText xml:space="preserve"> SEQ Figure \* ARABIC </w:instrText>
      </w:r>
      <w:r w:rsidR="00795535">
        <w:fldChar w:fldCharType="separate"/>
      </w:r>
      <w:r w:rsidR="00012E51">
        <w:rPr>
          <w:noProof/>
        </w:rPr>
        <w:t>4</w:t>
      </w:r>
      <w:r w:rsidR="00795535">
        <w:rPr>
          <w:noProof/>
        </w:rPr>
        <w:fldChar w:fldCharType="end"/>
      </w:r>
      <w:bookmarkEnd w:id="233"/>
      <w:r>
        <w:t xml:space="preserve"> - </w:t>
      </w:r>
      <w:r w:rsidRPr="00A8538E">
        <w:rPr>
          <w:b w:val="0"/>
        </w:rPr>
        <w:t>Content assessment question</w:t>
      </w:r>
      <w:r>
        <w:rPr>
          <w:b w:val="0"/>
        </w:rPr>
        <w:t xml:space="preserve"> </w:t>
      </w:r>
      <w:r w:rsidR="007613DF">
        <w:rPr>
          <w:b w:val="0"/>
        </w:rPr>
        <w:t>to test</w:t>
      </w:r>
      <w:r w:rsidRPr="00A8538E">
        <w:rPr>
          <w:b w:val="0"/>
        </w:rPr>
        <w:t xml:space="preserve"> students' ability to </w:t>
      </w:r>
      <w:r>
        <w:rPr>
          <w:b w:val="0"/>
        </w:rPr>
        <w:t>interpret variability outside the context of metrology</w:t>
      </w:r>
      <w:r w:rsidRPr="00A8538E">
        <w:rPr>
          <w:b w:val="0"/>
        </w:rPr>
        <w:t>.</w:t>
      </w:r>
      <w:r w:rsidR="007613DF">
        <w:rPr>
          <w:b w:val="0"/>
        </w:rPr>
        <w:br/>
      </w:r>
    </w:p>
    <w:tbl>
      <w:tblPr>
        <w:tblStyle w:val="TableGrid"/>
        <w:tblW w:w="0" w:type="auto"/>
        <w:tblBorders>
          <w:insideH w:val="none" w:sz="0" w:space="0" w:color="auto"/>
        </w:tblBorders>
        <w:tblLook w:val="04A0" w:firstRow="1" w:lastRow="0" w:firstColumn="1" w:lastColumn="0" w:noHBand="0" w:noVBand="1"/>
      </w:tblPr>
      <w:tblGrid>
        <w:gridCol w:w="9576"/>
      </w:tblGrid>
      <w:tr w:rsidR="0006545E" w:rsidRPr="005F4C47" w14:paraId="3098BEC2" w14:textId="77777777">
        <w:tc>
          <w:tcPr>
            <w:tcW w:w="9576" w:type="dxa"/>
          </w:tcPr>
          <w:p w14:paraId="2E73EEB1" w14:textId="1B869693" w:rsidR="0006545E" w:rsidRPr="005F4C47" w:rsidRDefault="00C35A8C" w:rsidP="00B755DA">
            <w:pPr>
              <w:contextualSpacing/>
              <w:rPr>
                <w:rFonts w:eastAsiaTheme="majorEastAsia" w:cs="Times New Roman"/>
                <w:b/>
                <w:bCs/>
                <w:color w:val="4F81BD" w:themeColor="accent1"/>
                <w:szCs w:val="24"/>
              </w:rPr>
            </w:pPr>
            <w:commentRangeStart w:id="234"/>
            <w:r>
              <w:rPr>
                <w:rFonts w:cs="Times New Roman"/>
                <w:szCs w:val="24"/>
              </w:rPr>
              <w:t xml:space="preserve">For the data displayed in the following graphs, determine which data has the higher </w:t>
            </w:r>
            <w:ins w:id="235" w:author="Author">
              <w:r w:rsidR="00013638">
                <w:rPr>
                  <w:rFonts w:cs="Times New Roman"/>
                  <w:szCs w:val="24"/>
                </w:rPr>
                <w:t xml:space="preserve">sample </w:t>
              </w:r>
            </w:ins>
            <w:r>
              <w:rPr>
                <w:rFonts w:cs="Times New Roman"/>
                <w:szCs w:val="24"/>
              </w:rPr>
              <w:t>standard deviation (it is not necessary to do any calculations to answer this question.)</w:t>
            </w:r>
            <w:commentRangeEnd w:id="234"/>
            <w:r w:rsidR="007F00BC">
              <w:rPr>
                <w:rStyle w:val="CommentReference"/>
              </w:rPr>
              <w:commentReference w:id="234"/>
            </w:r>
          </w:p>
        </w:tc>
      </w:tr>
      <w:tr w:rsidR="0006545E" w:rsidRPr="00ED0EEE" w14:paraId="1474F6DB" w14:textId="77777777">
        <w:tc>
          <w:tcPr>
            <w:tcW w:w="9576" w:type="dxa"/>
          </w:tcPr>
          <w:p w14:paraId="6EDAEF17" w14:textId="77777777" w:rsidR="00C35A8C" w:rsidRDefault="000C774B" w:rsidP="00B755DA">
            <w:pPr>
              <w:pStyle w:val="ListParagraph"/>
              <w:ind w:left="0"/>
              <w:rPr>
                <w:rFonts w:eastAsiaTheme="majorEastAsia" w:cs="Times New Roman"/>
                <w:b/>
                <w:bCs/>
                <w:color w:val="4F81BD" w:themeColor="accent1"/>
                <w:szCs w:val="24"/>
              </w:rPr>
            </w:pPr>
            <w:r>
              <w:rPr>
                <w:rFonts w:cs="Times New Roman"/>
                <w:szCs w:val="24"/>
              </w:rPr>
              <w:t xml:space="preserve">           </w:t>
            </w:r>
            <w:r w:rsidR="00C35A8C">
              <w:rPr>
                <w:rFonts w:cs="Times New Roman"/>
                <w:noProof/>
                <w:szCs w:val="24"/>
              </w:rPr>
              <w:drawing>
                <wp:inline distT="0" distB="0" distL="0" distR="0" wp14:anchorId="7AE9E0EC" wp14:editId="7966A86E">
                  <wp:extent cx="3441700" cy="215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RTIST_4_Chart.pdf"/>
                          <pic:cNvPicPr/>
                        </pic:nvPicPr>
                        <pic:blipFill>
                          <a:blip r:embed="rId15">
                            <a:extLst>
                              <a:ext uri="{28A0092B-C50C-407E-A947-70E740481C1C}">
                                <a14:useLocalDpi xmlns:a14="http://schemas.microsoft.com/office/drawing/2010/main" val="0"/>
                              </a:ext>
                            </a:extLst>
                          </a:blip>
                          <a:stretch>
                            <a:fillRect/>
                          </a:stretch>
                        </pic:blipFill>
                        <pic:spPr>
                          <a:xfrm>
                            <a:off x="0" y="0"/>
                            <a:ext cx="3441700" cy="21590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01344A8" w14:textId="154B476B" w:rsidR="00055B19" w:rsidRDefault="00C35A8C" w:rsidP="00333D9E">
            <w:pPr>
              <w:pStyle w:val="ListParagraph"/>
              <w:numPr>
                <w:ilvl w:val="0"/>
                <w:numId w:val="25"/>
              </w:numPr>
              <w:rPr>
                <w:rFonts w:eastAsiaTheme="majorEastAsia" w:cs="Times New Roman"/>
                <w:b/>
                <w:bCs/>
                <w:i/>
                <w:iCs/>
                <w:color w:val="4F81BD" w:themeColor="accent1"/>
                <w:szCs w:val="24"/>
              </w:rPr>
            </w:pPr>
            <w:r>
              <w:rPr>
                <w:rFonts w:cs="Times New Roman"/>
                <w:szCs w:val="24"/>
              </w:rPr>
              <w:t xml:space="preserve">Data set A has a larger </w:t>
            </w:r>
            <w:ins w:id="236" w:author="Author">
              <w:r w:rsidR="00013638">
                <w:rPr>
                  <w:rFonts w:cs="Times New Roman"/>
                  <w:szCs w:val="24"/>
                </w:rPr>
                <w:t xml:space="preserve">sample </w:t>
              </w:r>
            </w:ins>
            <w:r>
              <w:rPr>
                <w:rFonts w:cs="Times New Roman"/>
                <w:szCs w:val="24"/>
              </w:rPr>
              <w:t>standard deviation than B.</w:t>
            </w:r>
          </w:p>
          <w:p w14:paraId="5E3DD23F" w14:textId="03FF8853" w:rsidR="00055B19" w:rsidRDefault="00C35A8C" w:rsidP="00333D9E">
            <w:pPr>
              <w:pStyle w:val="ListParagraph"/>
              <w:numPr>
                <w:ilvl w:val="0"/>
                <w:numId w:val="25"/>
              </w:numPr>
              <w:rPr>
                <w:rFonts w:eastAsiaTheme="majorEastAsia" w:cs="Times New Roman"/>
                <w:b/>
                <w:bCs/>
                <w:i/>
                <w:iCs/>
                <w:color w:val="4F81BD" w:themeColor="accent1"/>
                <w:szCs w:val="24"/>
              </w:rPr>
            </w:pPr>
            <w:r>
              <w:rPr>
                <w:rFonts w:cs="Times New Roman"/>
                <w:szCs w:val="24"/>
              </w:rPr>
              <w:t xml:space="preserve">Data set B has a larger </w:t>
            </w:r>
            <w:ins w:id="237" w:author="Author">
              <w:r w:rsidR="00013638">
                <w:rPr>
                  <w:rFonts w:cs="Times New Roman"/>
                  <w:szCs w:val="24"/>
                </w:rPr>
                <w:t xml:space="preserve">sample </w:t>
              </w:r>
            </w:ins>
            <w:r>
              <w:rPr>
                <w:rFonts w:cs="Times New Roman"/>
                <w:szCs w:val="24"/>
              </w:rPr>
              <w:t>standard deviation than A.</w:t>
            </w:r>
          </w:p>
          <w:p w14:paraId="04B7A656" w14:textId="7D1D9152" w:rsidR="00055B19" w:rsidRDefault="00C35A8C" w:rsidP="00333D9E">
            <w:pPr>
              <w:pStyle w:val="ListParagraph"/>
              <w:numPr>
                <w:ilvl w:val="0"/>
                <w:numId w:val="25"/>
              </w:numPr>
              <w:rPr>
                <w:rFonts w:eastAsiaTheme="majorEastAsia" w:cs="Times New Roman"/>
                <w:b/>
                <w:bCs/>
                <w:i/>
                <w:iCs/>
                <w:color w:val="4F81BD" w:themeColor="accent1"/>
                <w:szCs w:val="24"/>
              </w:rPr>
            </w:pPr>
            <w:r>
              <w:rPr>
                <w:rFonts w:cs="Times New Roman"/>
                <w:szCs w:val="24"/>
              </w:rPr>
              <w:t xml:space="preserve">Both data sets have the same </w:t>
            </w:r>
            <w:ins w:id="238" w:author="Author">
              <w:r w:rsidR="00013638">
                <w:rPr>
                  <w:rFonts w:cs="Times New Roman"/>
                  <w:szCs w:val="24"/>
                </w:rPr>
                <w:t xml:space="preserve">sample </w:t>
              </w:r>
            </w:ins>
            <w:r>
              <w:rPr>
                <w:rFonts w:cs="Times New Roman"/>
                <w:szCs w:val="24"/>
              </w:rPr>
              <w:t xml:space="preserve">standard deviation. </w:t>
            </w:r>
          </w:p>
        </w:tc>
      </w:tr>
    </w:tbl>
    <w:p w14:paraId="662ED937" w14:textId="77777777" w:rsidR="00C631F7" w:rsidRDefault="00C631F7" w:rsidP="00B755DA">
      <w:pPr>
        <w:spacing w:after="0" w:line="240" w:lineRule="auto"/>
        <w:contextualSpacing/>
        <w:rPr>
          <w:rFonts w:cs="Times New Roman"/>
          <w:szCs w:val="24"/>
        </w:rPr>
      </w:pPr>
    </w:p>
    <w:p w14:paraId="2E5012E2" w14:textId="77777777" w:rsidR="00E46784" w:rsidRDefault="00E46784" w:rsidP="00B755DA">
      <w:pPr>
        <w:spacing w:after="0" w:line="240" w:lineRule="auto"/>
        <w:contextualSpacing/>
        <w:rPr>
          <w:rFonts w:cs="Times New Roman"/>
          <w:szCs w:val="24"/>
        </w:rPr>
      </w:pPr>
    </w:p>
    <w:p w14:paraId="50F14443" w14:textId="77777777" w:rsidR="00DC6CA6" w:rsidRDefault="00DC6CA6" w:rsidP="00B755DA">
      <w:pPr>
        <w:pStyle w:val="Caption"/>
        <w:keepNext/>
        <w:spacing w:after="0"/>
        <w:contextualSpacing/>
      </w:pPr>
      <w:bookmarkStart w:id="239" w:name="_Ref222646309"/>
      <w:proofErr w:type="gramStart"/>
      <w:r>
        <w:t xml:space="preserve">Table </w:t>
      </w:r>
      <w:r w:rsidR="00795535">
        <w:fldChar w:fldCharType="begin"/>
      </w:r>
      <w:r w:rsidR="00D50064">
        <w:instrText xml:space="preserve"> SEQ Table \* ARABIC </w:instrText>
      </w:r>
      <w:r w:rsidR="00795535">
        <w:fldChar w:fldCharType="separate"/>
      </w:r>
      <w:r w:rsidR="00012E51">
        <w:rPr>
          <w:noProof/>
        </w:rPr>
        <w:t>3</w:t>
      </w:r>
      <w:r w:rsidR="00795535">
        <w:rPr>
          <w:noProof/>
        </w:rPr>
        <w:fldChar w:fldCharType="end"/>
      </w:r>
      <w:bookmarkEnd w:id="239"/>
      <w:r>
        <w:t xml:space="preserve">- </w:t>
      </w:r>
      <w:r>
        <w:rPr>
          <w:b w:val="0"/>
        </w:rPr>
        <w:t xml:space="preserve">Results of question shown in </w:t>
      </w:r>
      <w:r w:rsidR="00795535" w:rsidRPr="004564E9">
        <w:rPr>
          <w:b w:val="0"/>
        </w:rPr>
        <w:fldChar w:fldCharType="begin"/>
      </w:r>
      <w:r w:rsidRPr="004564E9">
        <w:rPr>
          <w:b w:val="0"/>
        </w:rPr>
        <w:instrText xml:space="preserve"> REF _Ref222644631 \h </w:instrText>
      </w:r>
      <w:r w:rsidR="00795535" w:rsidRPr="004564E9">
        <w:rPr>
          <w:b w:val="0"/>
        </w:rPr>
      </w:r>
      <w:r w:rsidR="00795535" w:rsidRPr="004564E9">
        <w:rPr>
          <w:b w:val="0"/>
        </w:rPr>
        <w:fldChar w:fldCharType="separate"/>
      </w:r>
      <w:r w:rsidR="00012E51" w:rsidRPr="004564E9">
        <w:rPr>
          <w:b w:val="0"/>
        </w:rPr>
        <w:t xml:space="preserve">Figure </w:t>
      </w:r>
      <w:r w:rsidR="00012E51" w:rsidRPr="004564E9">
        <w:rPr>
          <w:b w:val="0"/>
          <w:noProof/>
        </w:rPr>
        <w:t>4</w:t>
      </w:r>
      <w:r w:rsidR="00795535" w:rsidRPr="004564E9">
        <w:rPr>
          <w:b w:val="0"/>
        </w:rPr>
        <w:fldChar w:fldCharType="end"/>
      </w:r>
      <w:r>
        <w:rPr>
          <w:b w:val="0"/>
        </w:rPr>
        <w:t>.</w:t>
      </w:r>
      <w:proofErr w:type="gramEnd"/>
      <w:r w:rsidR="007613DF">
        <w:rPr>
          <w:b w:val="0"/>
        </w:rPr>
        <w:br/>
      </w:r>
    </w:p>
    <w:tbl>
      <w:tblPr>
        <w:tblStyle w:val="TableGrid"/>
        <w:tblW w:w="0" w:type="auto"/>
        <w:jc w:val="center"/>
        <w:tblLook w:val="04A0" w:firstRow="1" w:lastRow="0" w:firstColumn="1" w:lastColumn="0" w:noHBand="0" w:noVBand="1"/>
      </w:tblPr>
      <w:tblGrid>
        <w:gridCol w:w="1596"/>
        <w:gridCol w:w="852"/>
        <w:gridCol w:w="632"/>
        <w:gridCol w:w="644"/>
        <w:gridCol w:w="632"/>
        <w:gridCol w:w="852"/>
      </w:tblGrid>
      <w:tr w:rsidR="00265B5D" w:rsidRPr="00265B5D" w14:paraId="4053175E" w14:textId="77777777">
        <w:trPr>
          <w:jc w:val="center"/>
        </w:trPr>
        <w:tc>
          <w:tcPr>
            <w:tcW w:w="1596" w:type="dxa"/>
            <w:tcBorders>
              <w:top w:val="nil"/>
              <w:left w:val="nil"/>
              <w:bottom w:val="nil"/>
              <w:right w:val="nil"/>
            </w:tcBorders>
          </w:tcPr>
          <w:p w14:paraId="52D4A836" w14:textId="77777777" w:rsidR="00265B5D" w:rsidRPr="00265B5D" w:rsidRDefault="00265B5D" w:rsidP="00B755DA">
            <w:pPr>
              <w:contextualSpacing/>
              <w:rPr>
                <w:rFonts w:cs="Times New Roman"/>
              </w:rPr>
            </w:pPr>
          </w:p>
        </w:tc>
        <w:tc>
          <w:tcPr>
            <w:tcW w:w="852" w:type="dxa"/>
            <w:tcBorders>
              <w:top w:val="nil"/>
              <w:left w:val="nil"/>
              <w:bottom w:val="nil"/>
              <w:right w:val="nil"/>
            </w:tcBorders>
          </w:tcPr>
          <w:p w14:paraId="434612B5" w14:textId="77777777" w:rsidR="00265B5D" w:rsidRPr="00265B5D" w:rsidRDefault="00265B5D" w:rsidP="00B755DA">
            <w:pPr>
              <w:contextualSpacing/>
              <w:rPr>
                <w:rFonts w:cs="Times New Roman"/>
              </w:rPr>
            </w:pPr>
          </w:p>
        </w:tc>
        <w:tc>
          <w:tcPr>
            <w:tcW w:w="1908" w:type="dxa"/>
            <w:gridSpan w:val="3"/>
            <w:tcBorders>
              <w:top w:val="nil"/>
              <w:left w:val="nil"/>
              <w:bottom w:val="single" w:sz="4" w:space="0" w:color="auto"/>
              <w:right w:val="nil"/>
            </w:tcBorders>
          </w:tcPr>
          <w:p w14:paraId="72488397" w14:textId="77777777" w:rsidR="00265B5D" w:rsidRPr="00265B5D" w:rsidRDefault="00265B5D" w:rsidP="00B755DA">
            <w:pPr>
              <w:contextualSpacing/>
              <w:rPr>
                <w:rFonts w:eastAsiaTheme="majorEastAsia" w:cs="Times New Roman"/>
                <w:b/>
                <w:bCs/>
                <w:color w:val="4F81BD" w:themeColor="accent1"/>
              </w:rPr>
            </w:pPr>
            <w:r>
              <w:rPr>
                <w:rFonts w:cs="Times New Roman"/>
              </w:rPr>
              <w:t>Post Assessment</w:t>
            </w:r>
          </w:p>
        </w:tc>
        <w:tc>
          <w:tcPr>
            <w:tcW w:w="852" w:type="dxa"/>
            <w:tcBorders>
              <w:top w:val="nil"/>
              <w:left w:val="nil"/>
              <w:bottom w:val="nil"/>
              <w:right w:val="nil"/>
            </w:tcBorders>
          </w:tcPr>
          <w:p w14:paraId="62ED2FE4" w14:textId="77777777" w:rsidR="00265B5D" w:rsidRPr="00265B5D" w:rsidRDefault="00265B5D" w:rsidP="00B755DA">
            <w:pPr>
              <w:contextualSpacing/>
              <w:rPr>
                <w:rFonts w:cs="Times New Roman"/>
              </w:rPr>
            </w:pPr>
          </w:p>
        </w:tc>
      </w:tr>
      <w:tr w:rsidR="00265B5D" w:rsidRPr="00265B5D" w14:paraId="3F9699A2" w14:textId="77777777">
        <w:trPr>
          <w:jc w:val="center"/>
        </w:trPr>
        <w:tc>
          <w:tcPr>
            <w:tcW w:w="1596" w:type="dxa"/>
            <w:tcBorders>
              <w:top w:val="nil"/>
              <w:left w:val="nil"/>
              <w:bottom w:val="nil"/>
              <w:right w:val="nil"/>
            </w:tcBorders>
          </w:tcPr>
          <w:p w14:paraId="4EB44D4F" w14:textId="77777777" w:rsidR="00265B5D" w:rsidRPr="00265B5D" w:rsidRDefault="00265B5D" w:rsidP="00B755DA">
            <w:pPr>
              <w:contextualSpacing/>
              <w:rPr>
                <w:rFonts w:cs="Times New Roman"/>
              </w:rPr>
            </w:pPr>
          </w:p>
        </w:tc>
        <w:tc>
          <w:tcPr>
            <w:tcW w:w="852" w:type="dxa"/>
            <w:tcBorders>
              <w:top w:val="nil"/>
              <w:left w:val="nil"/>
              <w:bottom w:val="nil"/>
              <w:right w:val="nil"/>
            </w:tcBorders>
          </w:tcPr>
          <w:p w14:paraId="7606B992" w14:textId="77777777" w:rsidR="00265B5D" w:rsidRPr="00265B5D" w:rsidRDefault="00265B5D" w:rsidP="00B755DA">
            <w:pPr>
              <w:contextualSpacing/>
              <w:rPr>
                <w:rFonts w:cs="Times New Roman"/>
              </w:rPr>
            </w:pPr>
          </w:p>
        </w:tc>
        <w:tc>
          <w:tcPr>
            <w:tcW w:w="632" w:type="dxa"/>
            <w:tcBorders>
              <w:top w:val="single" w:sz="4" w:space="0" w:color="auto"/>
              <w:left w:val="nil"/>
              <w:bottom w:val="single" w:sz="18" w:space="0" w:color="auto"/>
              <w:right w:val="nil"/>
            </w:tcBorders>
          </w:tcPr>
          <w:p w14:paraId="7B0A0920" w14:textId="77777777" w:rsidR="00265B5D" w:rsidRPr="00265B5D" w:rsidRDefault="00265B5D" w:rsidP="00B755DA">
            <w:pPr>
              <w:contextualSpacing/>
              <w:rPr>
                <w:rFonts w:eastAsiaTheme="majorEastAsia" w:cs="Times New Roman"/>
                <w:b/>
                <w:bCs/>
                <w:color w:val="4F81BD" w:themeColor="accent1"/>
              </w:rPr>
            </w:pPr>
            <w:r>
              <w:rPr>
                <w:rFonts w:cs="Times New Roman"/>
              </w:rPr>
              <w:t>(a)</w:t>
            </w:r>
          </w:p>
        </w:tc>
        <w:tc>
          <w:tcPr>
            <w:tcW w:w="644" w:type="dxa"/>
            <w:tcBorders>
              <w:top w:val="single" w:sz="4" w:space="0" w:color="auto"/>
              <w:left w:val="nil"/>
              <w:bottom w:val="single" w:sz="18" w:space="0" w:color="auto"/>
              <w:right w:val="nil"/>
            </w:tcBorders>
          </w:tcPr>
          <w:p w14:paraId="4B0D10D4" w14:textId="77777777" w:rsidR="00265B5D" w:rsidRPr="00265B5D" w:rsidRDefault="00265B5D" w:rsidP="00B755DA">
            <w:pPr>
              <w:contextualSpacing/>
              <w:rPr>
                <w:rFonts w:eastAsiaTheme="majorEastAsia" w:cs="Times New Roman"/>
                <w:b/>
                <w:bCs/>
                <w:color w:val="4F81BD" w:themeColor="accent1"/>
              </w:rPr>
            </w:pPr>
            <w:r>
              <w:rPr>
                <w:rFonts w:cs="Times New Roman"/>
              </w:rPr>
              <w:t>(b)</w:t>
            </w:r>
          </w:p>
        </w:tc>
        <w:tc>
          <w:tcPr>
            <w:tcW w:w="632" w:type="dxa"/>
            <w:tcBorders>
              <w:top w:val="single" w:sz="4" w:space="0" w:color="auto"/>
              <w:left w:val="nil"/>
              <w:bottom w:val="single" w:sz="18" w:space="0" w:color="auto"/>
              <w:right w:val="nil"/>
            </w:tcBorders>
          </w:tcPr>
          <w:p w14:paraId="4F4B66C3" w14:textId="77777777" w:rsidR="00265B5D" w:rsidRPr="00265B5D" w:rsidRDefault="00265B5D" w:rsidP="00B755DA">
            <w:pPr>
              <w:contextualSpacing/>
              <w:rPr>
                <w:rFonts w:eastAsiaTheme="majorEastAsia" w:cs="Times New Roman"/>
                <w:b/>
                <w:bCs/>
                <w:color w:val="4F81BD" w:themeColor="accent1"/>
              </w:rPr>
            </w:pPr>
            <w:r>
              <w:rPr>
                <w:rFonts w:cs="Times New Roman"/>
              </w:rPr>
              <w:t>(c)</w:t>
            </w:r>
          </w:p>
        </w:tc>
        <w:tc>
          <w:tcPr>
            <w:tcW w:w="852" w:type="dxa"/>
            <w:tcBorders>
              <w:top w:val="nil"/>
              <w:left w:val="nil"/>
              <w:bottom w:val="nil"/>
              <w:right w:val="nil"/>
            </w:tcBorders>
          </w:tcPr>
          <w:p w14:paraId="1AB22733" w14:textId="77777777" w:rsidR="00265B5D" w:rsidRPr="00265B5D" w:rsidRDefault="00265B5D" w:rsidP="00B755DA">
            <w:pPr>
              <w:contextualSpacing/>
              <w:rPr>
                <w:rFonts w:eastAsiaTheme="majorEastAsia" w:cs="Times New Roman"/>
                <w:b/>
                <w:bCs/>
                <w:color w:val="4F81BD" w:themeColor="accent1"/>
              </w:rPr>
            </w:pPr>
            <w:r>
              <w:rPr>
                <w:rFonts w:cs="Times New Roman"/>
              </w:rPr>
              <w:t>Total</w:t>
            </w:r>
          </w:p>
        </w:tc>
      </w:tr>
      <w:tr w:rsidR="00265B5D" w:rsidRPr="00265B5D" w14:paraId="39B43A57" w14:textId="77777777">
        <w:trPr>
          <w:jc w:val="center"/>
        </w:trPr>
        <w:tc>
          <w:tcPr>
            <w:tcW w:w="1596" w:type="dxa"/>
            <w:vMerge w:val="restart"/>
            <w:tcBorders>
              <w:top w:val="nil"/>
              <w:left w:val="nil"/>
              <w:bottom w:val="nil"/>
              <w:right w:val="single" w:sz="4" w:space="0" w:color="auto"/>
            </w:tcBorders>
          </w:tcPr>
          <w:p w14:paraId="0F90A7FB" w14:textId="77777777" w:rsidR="00265B5D" w:rsidRPr="00265B5D" w:rsidRDefault="00265B5D" w:rsidP="00B755DA">
            <w:pPr>
              <w:contextualSpacing/>
              <w:rPr>
                <w:rFonts w:eastAsiaTheme="majorEastAsia" w:cs="Times New Roman"/>
                <w:b/>
                <w:bCs/>
                <w:color w:val="4F81BD" w:themeColor="accent1"/>
              </w:rPr>
            </w:pPr>
            <w:r>
              <w:rPr>
                <w:rFonts w:cs="Times New Roman"/>
              </w:rPr>
              <w:t>Pre Assessment</w:t>
            </w:r>
          </w:p>
        </w:tc>
        <w:tc>
          <w:tcPr>
            <w:tcW w:w="852" w:type="dxa"/>
            <w:tcBorders>
              <w:top w:val="nil"/>
              <w:left w:val="single" w:sz="4" w:space="0" w:color="auto"/>
              <w:bottom w:val="nil"/>
              <w:right w:val="single" w:sz="18" w:space="0" w:color="auto"/>
            </w:tcBorders>
          </w:tcPr>
          <w:p w14:paraId="3B8910A4" w14:textId="77777777" w:rsidR="00265B5D" w:rsidRPr="00265B5D" w:rsidRDefault="00265B5D" w:rsidP="00B755DA">
            <w:pPr>
              <w:contextualSpacing/>
              <w:rPr>
                <w:rFonts w:eastAsiaTheme="majorEastAsia" w:cs="Times New Roman"/>
                <w:b/>
                <w:bCs/>
                <w:color w:val="4F81BD" w:themeColor="accent1"/>
              </w:rPr>
            </w:pPr>
            <w:r>
              <w:rPr>
                <w:rFonts w:cs="Times New Roman"/>
              </w:rPr>
              <w:t>(a)</w:t>
            </w:r>
          </w:p>
        </w:tc>
        <w:tc>
          <w:tcPr>
            <w:tcW w:w="632" w:type="dxa"/>
            <w:tcBorders>
              <w:top w:val="single" w:sz="18" w:space="0" w:color="auto"/>
              <w:left w:val="single" w:sz="18" w:space="0" w:color="auto"/>
            </w:tcBorders>
          </w:tcPr>
          <w:p w14:paraId="14502FDC" w14:textId="77777777" w:rsidR="00265B5D" w:rsidRPr="00265B5D" w:rsidRDefault="00265B5D" w:rsidP="00B755DA">
            <w:pPr>
              <w:contextualSpacing/>
              <w:rPr>
                <w:rFonts w:eastAsiaTheme="majorEastAsia" w:cs="Times New Roman"/>
                <w:b/>
                <w:bCs/>
                <w:color w:val="4F81BD" w:themeColor="accent1"/>
              </w:rPr>
            </w:pPr>
            <w:r>
              <w:rPr>
                <w:rFonts w:cs="Times New Roman"/>
              </w:rPr>
              <w:t>0</w:t>
            </w:r>
          </w:p>
        </w:tc>
        <w:tc>
          <w:tcPr>
            <w:tcW w:w="644" w:type="dxa"/>
            <w:tcBorders>
              <w:top w:val="single" w:sz="18" w:space="0" w:color="auto"/>
            </w:tcBorders>
          </w:tcPr>
          <w:p w14:paraId="6348BAF3" w14:textId="77777777" w:rsidR="00265B5D" w:rsidRPr="00265B5D" w:rsidRDefault="00265B5D" w:rsidP="00B755DA">
            <w:pPr>
              <w:contextualSpacing/>
              <w:rPr>
                <w:rFonts w:eastAsiaTheme="majorEastAsia" w:cs="Times New Roman"/>
                <w:b/>
                <w:bCs/>
                <w:color w:val="4F81BD" w:themeColor="accent1"/>
              </w:rPr>
            </w:pPr>
            <w:r>
              <w:rPr>
                <w:rFonts w:cs="Times New Roman"/>
              </w:rPr>
              <w:t>0</w:t>
            </w:r>
          </w:p>
        </w:tc>
        <w:tc>
          <w:tcPr>
            <w:tcW w:w="632" w:type="dxa"/>
            <w:tcBorders>
              <w:top w:val="single" w:sz="18" w:space="0" w:color="auto"/>
              <w:right w:val="single" w:sz="18" w:space="0" w:color="auto"/>
            </w:tcBorders>
            <w:shd w:val="clear" w:color="auto" w:fill="CCCCCC"/>
          </w:tcPr>
          <w:p w14:paraId="7838E6AC" w14:textId="77777777" w:rsidR="00265B5D" w:rsidRPr="00265B5D" w:rsidRDefault="00265B5D" w:rsidP="00B755DA">
            <w:pPr>
              <w:contextualSpacing/>
              <w:rPr>
                <w:rFonts w:eastAsiaTheme="majorEastAsia" w:cs="Times New Roman"/>
                <w:b/>
                <w:bCs/>
                <w:color w:val="4F81BD" w:themeColor="accent1"/>
              </w:rPr>
            </w:pPr>
            <w:r>
              <w:rPr>
                <w:rFonts w:cs="Times New Roman"/>
              </w:rPr>
              <w:t>3</w:t>
            </w:r>
          </w:p>
        </w:tc>
        <w:tc>
          <w:tcPr>
            <w:tcW w:w="852" w:type="dxa"/>
            <w:tcBorders>
              <w:top w:val="nil"/>
              <w:left w:val="single" w:sz="18" w:space="0" w:color="auto"/>
              <w:bottom w:val="nil"/>
              <w:right w:val="nil"/>
            </w:tcBorders>
          </w:tcPr>
          <w:p w14:paraId="39F651FD" w14:textId="77777777" w:rsidR="00265B5D" w:rsidRPr="00265B5D" w:rsidRDefault="00265B5D" w:rsidP="00B755DA">
            <w:pPr>
              <w:contextualSpacing/>
              <w:rPr>
                <w:rFonts w:eastAsiaTheme="majorEastAsia" w:cs="Times New Roman"/>
                <w:b/>
                <w:bCs/>
                <w:color w:val="4F81BD" w:themeColor="accent1"/>
              </w:rPr>
            </w:pPr>
            <w:r>
              <w:rPr>
                <w:rFonts w:cs="Times New Roman"/>
              </w:rPr>
              <w:t>3</w:t>
            </w:r>
          </w:p>
        </w:tc>
      </w:tr>
      <w:tr w:rsidR="00265B5D" w:rsidRPr="00265B5D" w14:paraId="5899E350" w14:textId="77777777">
        <w:trPr>
          <w:jc w:val="center"/>
        </w:trPr>
        <w:tc>
          <w:tcPr>
            <w:tcW w:w="1596" w:type="dxa"/>
            <w:vMerge/>
            <w:tcBorders>
              <w:top w:val="nil"/>
              <w:left w:val="nil"/>
              <w:bottom w:val="nil"/>
              <w:right w:val="single" w:sz="4" w:space="0" w:color="auto"/>
            </w:tcBorders>
          </w:tcPr>
          <w:p w14:paraId="522EF6DE" w14:textId="77777777" w:rsidR="00314679" w:rsidRDefault="00314679" w:rsidP="00E26A90">
            <w:pPr>
              <w:contextualSpacing/>
              <w:rPr>
                <w:rFonts w:eastAsiaTheme="majorEastAsia" w:cs="Times New Roman"/>
                <w:b/>
                <w:bCs/>
                <w:color w:val="345A8A" w:themeColor="accent1" w:themeShade="B5"/>
                <w:sz w:val="32"/>
                <w:szCs w:val="16"/>
              </w:rPr>
            </w:pPr>
          </w:p>
        </w:tc>
        <w:tc>
          <w:tcPr>
            <w:tcW w:w="852" w:type="dxa"/>
            <w:tcBorders>
              <w:top w:val="nil"/>
              <w:left w:val="single" w:sz="4" w:space="0" w:color="auto"/>
              <w:bottom w:val="nil"/>
              <w:right w:val="single" w:sz="18" w:space="0" w:color="auto"/>
            </w:tcBorders>
          </w:tcPr>
          <w:p w14:paraId="6EC185A0" w14:textId="77777777" w:rsidR="00265B5D" w:rsidRPr="00265B5D" w:rsidRDefault="00265B5D" w:rsidP="00B755DA">
            <w:pPr>
              <w:contextualSpacing/>
              <w:rPr>
                <w:rFonts w:eastAsiaTheme="majorEastAsia" w:cs="Times New Roman"/>
                <w:b/>
                <w:bCs/>
                <w:color w:val="4F81BD" w:themeColor="accent1"/>
              </w:rPr>
            </w:pPr>
            <w:r>
              <w:rPr>
                <w:rFonts w:cs="Times New Roman"/>
              </w:rPr>
              <w:t>(b)</w:t>
            </w:r>
          </w:p>
        </w:tc>
        <w:tc>
          <w:tcPr>
            <w:tcW w:w="632" w:type="dxa"/>
            <w:tcBorders>
              <w:left w:val="single" w:sz="18" w:space="0" w:color="auto"/>
            </w:tcBorders>
          </w:tcPr>
          <w:p w14:paraId="1130494F" w14:textId="77777777" w:rsidR="00265B5D" w:rsidRPr="00265B5D" w:rsidRDefault="00265B5D" w:rsidP="00B755DA">
            <w:pPr>
              <w:contextualSpacing/>
              <w:rPr>
                <w:rFonts w:eastAsiaTheme="majorEastAsia" w:cs="Times New Roman"/>
                <w:b/>
                <w:bCs/>
                <w:color w:val="4F81BD" w:themeColor="accent1"/>
              </w:rPr>
            </w:pPr>
            <w:r>
              <w:rPr>
                <w:rFonts w:cs="Times New Roman"/>
              </w:rPr>
              <w:t>1</w:t>
            </w:r>
          </w:p>
        </w:tc>
        <w:tc>
          <w:tcPr>
            <w:tcW w:w="644" w:type="dxa"/>
          </w:tcPr>
          <w:p w14:paraId="04790AAF" w14:textId="77777777" w:rsidR="00265B5D" w:rsidRPr="00265B5D" w:rsidRDefault="00265B5D" w:rsidP="00B755DA">
            <w:pPr>
              <w:contextualSpacing/>
              <w:rPr>
                <w:rFonts w:eastAsiaTheme="majorEastAsia" w:cs="Times New Roman"/>
                <w:b/>
                <w:bCs/>
                <w:color w:val="4F81BD" w:themeColor="accent1"/>
              </w:rPr>
            </w:pPr>
            <w:r>
              <w:rPr>
                <w:rFonts w:cs="Times New Roman"/>
              </w:rPr>
              <w:t>10</w:t>
            </w:r>
          </w:p>
        </w:tc>
        <w:tc>
          <w:tcPr>
            <w:tcW w:w="632" w:type="dxa"/>
            <w:tcBorders>
              <w:right w:val="single" w:sz="18" w:space="0" w:color="auto"/>
            </w:tcBorders>
            <w:shd w:val="clear" w:color="auto" w:fill="CCCCCC"/>
          </w:tcPr>
          <w:p w14:paraId="329B8AC8" w14:textId="77777777" w:rsidR="00265B5D" w:rsidRPr="00265B5D" w:rsidRDefault="00265B5D" w:rsidP="00B755DA">
            <w:pPr>
              <w:contextualSpacing/>
              <w:rPr>
                <w:rFonts w:eastAsiaTheme="majorEastAsia" w:cs="Times New Roman"/>
                <w:b/>
                <w:bCs/>
                <w:color w:val="4F81BD" w:themeColor="accent1"/>
              </w:rPr>
            </w:pPr>
            <w:r>
              <w:rPr>
                <w:rFonts w:cs="Times New Roman"/>
              </w:rPr>
              <w:t>5</w:t>
            </w:r>
          </w:p>
        </w:tc>
        <w:tc>
          <w:tcPr>
            <w:tcW w:w="852" w:type="dxa"/>
            <w:tcBorders>
              <w:top w:val="nil"/>
              <w:left w:val="single" w:sz="18" w:space="0" w:color="auto"/>
              <w:bottom w:val="nil"/>
              <w:right w:val="nil"/>
            </w:tcBorders>
          </w:tcPr>
          <w:p w14:paraId="1427DEC5" w14:textId="77777777" w:rsidR="00265B5D" w:rsidRPr="00265B5D" w:rsidRDefault="00265B5D" w:rsidP="00B755DA">
            <w:pPr>
              <w:contextualSpacing/>
              <w:rPr>
                <w:rFonts w:eastAsiaTheme="majorEastAsia" w:cs="Times New Roman"/>
                <w:b/>
                <w:bCs/>
                <w:color w:val="4F81BD" w:themeColor="accent1"/>
              </w:rPr>
            </w:pPr>
            <w:r>
              <w:rPr>
                <w:rFonts w:cs="Times New Roman"/>
              </w:rPr>
              <w:t>16</w:t>
            </w:r>
          </w:p>
        </w:tc>
      </w:tr>
      <w:tr w:rsidR="00265B5D" w:rsidRPr="00265B5D" w14:paraId="19615EEE" w14:textId="77777777">
        <w:trPr>
          <w:jc w:val="center"/>
        </w:trPr>
        <w:tc>
          <w:tcPr>
            <w:tcW w:w="1596" w:type="dxa"/>
            <w:vMerge/>
            <w:tcBorders>
              <w:top w:val="nil"/>
              <w:left w:val="nil"/>
              <w:bottom w:val="nil"/>
              <w:right w:val="single" w:sz="4" w:space="0" w:color="auto"/>
            </w:tcBorders>
          </w:tcPr>
          <w:p w14:paraId="22B2534C" w14:textId="77777777" w:rsidR="00314679" w:rsidRDefault="00314679" w:rsidP="00E26A90">
            <w:pPr>
              <w:contextualSpacing/>
              <w:rPr>
                <w:rFonts w:eastAsiaTheme="majorEastAsia" w:cs="Times New Roman"/>
                <w:b/>
                <w:bCs/>
                <w:color w:val="345A8A" w:themeColor="accent1" w:themeShade="B5"/>
                <w:sz w:val="32"/>
                <w:szCs w:val="16"/>
              </w:rPr>
            </w:pPr>
          </w:p>
        </w:tc>
        <w:tc>
          <w:tcPr>
            <w:tcW w:w="852" w:type="dxa"/>
            <w:tcBorders>
              <w:top w:val="nil"/>
              <w:left w:val="single" w:sz="4" w:space="0" w:color="auto"/>
              <w:bottom w:val="nil"/>
              <w:right w:val="single" w:sz="18" w:space="0" w:color="auto"/>
            </w:tcBorders>
          </w:tcPr>
          <w:p w14:paraId="2E325F48" w14:textId="77777777" w:rsidR="00265B5D" w:rsidRPr="00265B5D" w:rsidRDefault="00265B5D" w:rsidP="00B755DA">
            <w:pPr>
              <w:contextualSpacing/>
              <w:rPr>
                <w:rFonts w:eastAsiaTheme="majorEastAsia" w:cs="Times New Roman"/>
                <w:b/>
                <w:bCs/>
                <w:color w:val="4F81BD" w:themeColor="accent1"/>
              </w:rPr>
            </w:pPr>
            <w:r>
              <w:rPr>
                <w:rFonts w:cs="Times New Roman"/>
              </w:rPr>
              <w:t>(c)</w:t>
            </w:r>
          </w:p>
        </w:tc>
        <w:tc>
          <w:tcPr>
            <w:tcW w:w="632" w:type="dxa"/>
            <w:tcBorders>
              <w:left w:val="single" w:sz="18" w:space="0" w:color="auto"/>
              <w:bottom w:val="single" w:sz="18" w:space="0" w:color="auto"/>
            </w:tcBorders>
            <w:shd w:val="clear" w:color="auto" w:fill="CCCCCC"/>
          </w:tcPr>
          <w:p w14:paraId="5D7E0A5F" w14:textId="77777777" w:rsidR="00265B5D" w:rsidRPr="00265B5D" w:rsidRDefault="00265B5D" w:rsidP="00B755DA">
            <w:pPr>
              <w:contextualSpacing/>
              <w:rPr>
                <w:rFonts w:eastAsiaTheme="majorEastAsia" w:cs="Times New Roman"/>
                <w:b/>
                <w:bCs/>
                <w:color w:val="4F81BD" w:themeColor="accent1"/>
              </w:rPr>
            </w:pPr>
            <w:r>
              <w:rPr>
                <w:rFonts w:cs="Times New Roman"/>
              </w:rPr>
              <w:t>1</w:t>
            </w:r>
          </w:p>
        </w:tc>
        <w:tc>
          <w:tcPr>
            <w:tcW w:w="644" w:type="dxa"/>
            <w:tcBorders>
              <w:bottom w:val="single" w:sz="18" w:space="0" w:color="auto"/>
            </w:tcBorders>
            <w:shd w:val="clear" w:color="auto" w:fill="CCCCCC"/>
          </w:tcPr>
          <w:p w14:paraId="4760C7B6" w14:textId="77777777" w:rsidR="00265B5D" w:rsidRPr="00265B5D" w:rsidRDefault="00265B5D" w:rsidP="00B755DA">
            <w:pPr>
              <w:contextualSpacing/>
              <w:rPr>
                <w:rFonts w:eastAsiaTheme="majorEastAsia" w:cs="Times New Roman"/>
                <w:b/>
                <w:bCs/>
                <w:color w:val="4F81BD" w:themeColor="accent1"/>
              </w:rPr>
            </w:pPr>
            <w:r>
              <w:rPr>
                <w:rFonts w:cs="Times New Roman"/>
              </w:rPr>
              <w:t>3</w:t>
            </w:r>
          </w:p>
        </w:tc>
        <w:tc>
          <w:tcPr>
            <w:tcW w:w="632" w:type="dxa"/>
            <w:tcBorders>
              <w:bottom w:val="single" w:sz="18" w:space="0" w:color="auto"/>
              <w:right w:val="single" w:sz="18" w:space="0" w:color="auto"/>
            </w:tcBorders>
            <w:shd w:val="clear" w:color="auto" w:fill="CCCCCC"/>
          </w:tcPr>
          <w:p w14:paraId="66DA6BDA" w14:textId="77777777" w:rsidR="00265B5D" w:rsidRPr="00265B5D" w:rsidRDefault="00265B5D" w:rsidP="00B755DA">
            <w:pPr>
              <w:contextualSpacing/>
              <w:rPr>
                <w:rFonts w:eastAsiaTheme="majorEastAsia" w:cs="Times New Roman"/>
                <w:b/>
                <w:bCs/>
                <w:color w:val="4F81BD" w:themeColor="accent1"/>
              </w:rPr>
            </w:pPr>
            <w:r>
              <w:rPr>
                <w:rFonts w:cs="Times New Roman"/>
              </w:rPr>
              <w:t>55</w:t>
            </w:r>
          </w:p>
        </w:tc>
        <w:tc>
          <w:tcPr>
            <w:tcW w:w="852" w:type="dxa"/>
            <w:tcBorders>
              <w:top w:val="nil"/>
              <w:left w:val="single" w:sz="18" w:space="0" w:color="auto"/>
              <w:bottom w:val="nil"/>
              <w:right w:val="nil"/>
            </w:tcBorders>
            <w:shd w:val="clear" w:color="auto" w:fill="CCCCCC"/>
          </w:tcPr>
          <w:p w14:paraId="6468891F" w14:textId="77777777" w:rsidR="00265B5D" w:rsidRPr="00265B5D" w:rsidRDefault="00265B5D" w:rsidP="00B755DA">
            <w:pPr>
              <w:contextualSpacing/>
              <w:rPr>
                <w:rFonts w:eastAsiaTheme="majorEastAsia" w:cs="Times New Roman"/>
                <w:b/>
                <w:bCs/>
                <w:color w:val="4F81BD" w:themeColor="accent1"/>
              </w:rPr>
            </w:pPr>
            <w:r>
              <w:rPr>
                <w:rFonts w:cs="Times New Roman"/>
              </w:rPr>
              <w:t>59</w:t>
            </w:r>
          </w:p>
        </w:tc>
      </w:tr>
      <w:tr w:rsidR="00265B5D" w:rsidRPr="00265B5D" w14:paraId="21DA9C16" w14:textId="77777777">
        <w:trPr>
          <w:jc w:val="center"/>
        </w:trPr>
        <w:tc>
          <w:tcPr>
            <w:tcW w:w="1596" w:type="dxa"/>
            <w:tcBorders>
              <w:top w:val="nil"/>
              <w:left w:val="nil"/>
              <w:bottom w:val="nil"/>
              <w:right w:val="nil"/>
            </w:tcBorders>
          </w:tcPr>
          <w:p w14:paraId="47837CD1" w14:textId="77777777" w:rsidR="00265B5D" w:rsidRPr="00265B5D" w:rsidRDefault="00265B5D" w:rsidP="00B755DA">
            <w:pPr>
              <w:contextualSpacing/>
              <w:rPr>
                <w:rFonts w:cs="Times New Roman"/>
              </w:rPr>
            </w:pPr>
          </w:p>
        </w:tc>
        <w:tc>
          <w:tcPr>
            <w:tcW w:w="852" w:type="dxa"/>
            <w:tcBorders>
              <w:top w:val="nil"/>
              <w:left w:val="nil"/>
              <w:bottom w:val="nil"/>
              <w:right w:val="nil"/>
            </w:tcBorders>
          </w:tcPr>
          <w:p w14:paraId="1A584C26" w14:textId="77777777" w:rsidR="00265B5D" w:rsidRPr="00265B5D" w:rsidRDefault="00265B5D" w:rsidP="00B755DA">
            <w:pPr>
              <w:contextualSpacing/>
              <w:rPr>
                <w:rFonts w:eastAsiaTheme="majorEastAsia" w:cs="Times New Roman"/>
                <w:b/>
                <w:bCs/>
                <w:color w:val="4F81BD" w:themeColor="accent1"/>
              </w:rPr>
            </w:pPr>
            <w:r>
              <w:rPr>
                <w:rFonts w:cs="Times New Roman"/>
              </w:rPr>
              <w:t>Total</w:t>
            </w:r>
          </w:p>
        </w:tc>
        <w:tc>
          <w:tcPr>
            <w:tcW w:w="632" w:type="dxa"/>
            <w:tcBorders>
              <w:top w:val="single" w:sz="18" w:space="0" w:color="auto"/>
              <w:left w:val="nil"/>
              <w:bottom w:val="nil"/>
              <w:right w:val="nil"/>
            </w:tcBorders>
          </w:tcPr>
          <w:p w14:paraId="486E08B3" w14:textId="77777777" w:rsidR="00265B5D" w:rsidRPr="00265B5D" w:rsidRDefault="00265B5D" w:rsidP="00B755DA">
            <w:pPr>
              <w:contextualSpacing/>
              <w:rPr>
                <w:rFonts w:eastAsiaTheme="majorEastAsia" w:cs="Times New Roman"/>
                <w:b/>
                <w:bCs/>
                <w:color w:val="4F81BD" w:themeColor="accent1"/>
              </w:rPr>
            </w:pPr>
            <w:r>
              <w:rPr>
                <w:rFonts w:cs="Times New Roman"/>
              </w:rPr>
              <w:t>2</w:t>
            </w:r>
          </w:p>
        </w:tc>
        <w:tc>
          <w:tcPr>
            <w:tcW w:w="644" w:type="dxa"/>
            <w:tcBorders>
              <w:top w:val="single" w:sz="18" w:space="0" w:color="auto"/>
              <w:left w:val="nil"/>
              <w:bottom w:val="nil"/>
              <w:right w:val="nil"/>
            </w:tcBorders>
          </w:tcPr>
          <w:p w14:paraId="40508C06" w14:textId="77777777" w:rsidR="00265B5D" w:rsidRPr="00265B5D" w:rsidRDefault="00265B5D" w:rsidP="00B755DA">
            <w:pPr>
              <w:contextualSpacing/>
              <w:rPr>
                <w:rFonts w:eastAsiaTheme="majorEastAsia" w:cs="Times New Roman"/>
                <w:b/>
                <w:bCs/>
                <w:color w:val="4F81BD" w:themeColor="accent1"/>
              </w:rPr>
            </w:pPr>
            <w:r>
              <w:rPr>
                <w:rFonts w:cs="Times New Roman"/>
              </w:rPr>
              <w:t>13</w:t>
            </w:r>
          </w:p>
        </w:tc>
        <w:tc>
          <w:tcPr>
            <w:tcW w:w="632" w:type="dxa"/>
            <w:tcBorders>
              <w:top w:val="single" w:sz="18" w:space="0" w:color="auto"/>
              <w:left w:val="nil"/>
              <w:bottom w:val="nil"/>
              <w:right w:val="nil"/>
            </w:tcBorders>
            <w:shd w:val="clear" w:color="auto" w:fill="CCCCCC"/>
          </w:tcPr>
          <w:p w14:paraId="6D18A994" w14:textId="77777777" w:rsidR="00265B5D" w:rsidRPr="00265B5D" w:rsidRDefault="00265B5D" w:rsidP="00B755DA">
            <w:pPr>
              <w:contextualSpacing/>
              <w:rPr>
                <w:rFonts w:eastAsiaTheme="majorEastAsia" w:cs="Times New Roman"/>
                <w:b/>
                <w:bCs/>
                <w:color w:val="4F81BD" w:themeColor="accent1"/>
              </w:rPr>
            </w:pPr>
            <w:r>
              <w:rPr>
                <w:rFonts w:cs="Times New Roman"/>
              </w:rPr>
              <w:t>63</w:t>
            </w:r>
          </w:p>
        </w:tc>
        <w:tc>
          <w:tcPr>
            <w:tcW w:w="852" w:type="dxa"/>
            <w:tcBorders>
              <w:top w:val="nil"/>
              <w:left w:val="nil"/>
              <w:bottom w:val="nil"/>
              <w:right w:val="nil"/>
            </w:tcBorders>
          </w:tcPr>
          <w:p w14:paraId="662E8614" w14:textId="77777777" w:rsidR="00265B5D" w:rsidRPr="00265B5D" w:rsidRDefault="00265B5D" w:rsidP="00B755DA">
            <w:pPr>
              <w:contextualSpacing/>
              <w:rPr>
                <w:rFonts w:eastAsiaTheme="majorEastAsia" w:cs="Times New Roman"/>
                <w:b/>
                <w:bCs/>
                <w:color w:val="4F81BD" w:themeColor="accent1"/>
              </w:rPr>
            </w:pPr>
            <w:r>
              <w:rPr>
                <w:rFonts w:cs="Times New Roman"/>
              </w:rPr>
              <w:t>78</w:t>
            </w:r>
          </w:p>
        </w:tc>
      </w:tr>
    </w:tbl>
    <w:p w14:paraId="41358A74" w14:textId="77777777" w:rsidR="007F5AB5" w:rsidRDefault="007F5AB5" w:rsidP="00B755DA">
      <w:pPr>
        <w:spacing w:after="0" w:line="240" w:lineRule="auto"/>
        <w:contextualSpacing/>
        <w:rPr>
          <w:rFonts w:cs="Times New Roman"/>
          <w:b/>
          <w:sz w:val="26"/>
          <w:szCs w:val="26"/>
        </w:rPr>
      </w:pPr>
    </w:p>
    <w:p w14:paraId="1E335ABB" w14:textId="77777777" w:rsidR="007F5AB5" w:rsidRDefault="007F5AB5" w:rsidP="00B755DA">
      <w:pPr>
        <w:spacing w:after="0" w:line="240" w:lineRule="auto"/>
        <w:contextualSpacing/>
        <w:rPr>
          <w:rFonts w:cs="Times New Roman"/>
          <w:b/>
          <w:sz w:val="26"/>
          <w:szCs w:val="26"/>
        </w:rPr>
      </w:pPr>
    </w:p>
    <w:p w14:paraId="73B7AFE6" w14:textId="77777777" w:rsidR="0085392D" w:rsidRPr="0085392D" w:rsidRDefault="00041668" w:rsidP="00B755DA">
      <w:pPr>
        <w:spacing w:after="0" w:line="240" w:lineRule="auto"/>
        <w:contextualSpacing/>
        <w:rPr>
          <w:rFonts w:cs="Times New Roman"/>
          <w:b/>
          <w:sz w:val="26"/>
          <w:szCs w:val="26"/>
        </w:rPr>
      </w:pPr>
      <w:r>
        <w:rPr>
          <w:rFonts w:cs="Times New Roman"/>
          <w:b/>
          <w:sz w:val="26"/>
          <w:szCs w:val="26"/>
        </w:rPr>
        <w:t>6</w:t>
      </w:r>
      <w:r w:rsidR="0085392D">
        <w:rPr>
          <w:rFonts w:cs="Times New Roman"/>
          <w:b/>
          <w:sz w:val="26"/>
          <w:szCs w:val="26"/>
        </w:rPr>
        <w:t>.2 Attitudes Questionnaire Results</w:t>
      </w:r>
    </w:p>
    <w:p w14:paraId="68E4080F" w14:textId="77777777" w:rsidR="00530B13" w:rsidRDefault="00530B13" w:rsidP="00B755DA">
      <w:pPr>
        <w:spacing w:after="0" w:line="240" w:lineRule="auto"/>
        <w:contextualSpacing/>
        <w:rPr>
          <w:rFonts w:cs="Times New Roman"/>
          <w:szCs w:val="24"/>
        </w:rPr>
      </w:pPr>
    </w:p>
    <w:p w14:paraId="0F160AE2" w14:textId="77777777" w:rsidR="00E0031E" w:rsidRDefault="002A1252" w:rsidP="00B755DA">
      <w:pPr>
        <w:spacing w:after="0" w:line="240" w:lineRule="auto"/>
        <w:contextualSpacing/>
        <w:rPr>
          <w:rFonts w:cs="Times New Roman"/>
          <w:szCs w:val="24"/>
        </w:rPr>
      </w:pPr>
      <w:r>
        <w:rPr>
          <w:rFonts w:cs="Times New Roman"/>
          <w:szCs w:val="24"/>
        </w:rPr>
        <w:t>The attitudes questionnaire served as a m</w:t>
      </w:r>
      <w:r w:rsidR="00235F03">
        <w:rPr>
          <w:rFonts w:cs="Times New Roman"/>
          <w:szCs w:val="24"/>
        </w:rPr>
        <w:t>easure of how students perceive</w:t>
      </w:r>
      <w:r>
        <w:rPr>
          <w:rFonts w:cs="Times New Roman"/>
          <w:szCs w:val="24"/>
        </w:rPr>
        <w:t xml:space="preserve"> the usefulness of statistics before </w:t>
      </w:r>
      <w:r w:rsidR="00B25115">
        <w:rPr>
          <w:rFonts w:cs="Times New Roman"/>
          <w:szCs w:val="24"/>
        </w:rPr>
        <w:t xml:space="preserve">and after </w:t>
      </w:r>
      <w:r w:rsidR="00235F03">
        <w:rPr>
          <w:rFonts w:cs="Times New Roman"/>
          <w:szCs w:val="24"/>
        </w:rPr>
        <w:t xml:space="preserve">the completion of the metrology </w:t>
      </w:r>
      <w:r w:rsidR="00786265">
        <w:rPr>
          <w:rFonts w:cs="Times New Roman"/>
          <w:szCs w:val="24"/>
        </w:rPr>
        <w:t>lectures and group activities</w:t>
      </w:r>
      <w:r w:rsidR="00B25115">
        <w:rPr>
          <w:rFonts w:cs="Times New Roman"/>
          <w:szCs w:val="24"/>
        </w:rPr>
        <w:t xml:space="preserve">. </w:t>
      </w:r>
      <w:r w:rsidR="00786265">
        <w:rPr>
          <w:rFonts w:cs="Times New Roman"/>
          <w:szCs w:val="24"/>
        </w:rPr>
        <w:t>For</w:t>
      </w:r>
      <w:r w:rsidR="001C421A">
        <w:rPr>
          <w:rFonts w:cs="Times New Roman"/>
          <w:szCs w:val="24"/>
        </w:rPr>
        <w:t xml:space="preserve"> each survey students were presented with the same nine statements and asked to state their level of agreement on a </w:t>
      </w:r>
      <w:r w:rsidR="003D4944">
        <w:rPr>
          <w:rFonts w:cs="Times New Roman"/>
          <w:szCs w:val="24"/>
        </w:rPr>
        <w:t xml:space="preserve">Likert-style </w:t>
      </w:r>
      <w:r w:rsidR="001C421A">
        <w:rPr>
          <w:rFonts w:cs="Times New Roman"/>
          <w:szCs w:val="24"/>
        </w:rPr>
        <w:t xml:space="preserve">scale of 1 to 7, </w:t>
      </w:r>
      <w:r w:rsidR="003D4944">
        <w:rPr>
          <w:rFonts w:cs="Times New Roman"/>
          <w:szCs w:val="24"/>
        </w:rPr>
        <w:t>where</w:t>
      </w:r>
      <w:r w:rsidR="001C421A">
        <w:rPr>
          <w:rFonts w:cs="Times New Roman"/>
          <w:szCs w:val="24"/>
        </w:rPr>
        <w:t xml:space="preserve"> 7 </w:t>
      </w:r>
      <w:r w:rsidR="003D4944">
        <w:rPr>
          <w:rFonts w:cs="Times New Roman"/>
          <w:szCs w:val="24"/>
        </w:rPr>
        <w:t>represents the highest rating of perceived relevance or ability</w:t>
      </w:r>
      <w:r w:rsidR="001C421A">
        <w:rPr>
          <w:rFonts w:cs="Times New Roman"/>
          <w:szCs w:val="24"/>
        </w:rPr>
        <w:t xml:space="preserve">. </w:t>
      </w:r>
      <w:r w:rsidR="001533A6">
        <w:rPr>
          <w:rFonts w:cs="Times New Roman"/>
          <w:szCs w:val="24"/>
        </w:rPr>
        <w:t xml:space="preserve">The </w:t>
      </w:r>
      <w:r w:rsidR="00120A3E">
        <w:rPr>
          <w:rFonts w:cs="Times New Roman"/>
          <w:szCs w:val="24"/>
        </w:rPr>
        <w:t>pre survey in the pilot study was administered midway into an introductory statistics course and thus represent</w:t>
      </w:r>
      <w:r w:rsidR="001C421A">
        <w:rPr>
          <w:rFonts w:cs="Times New Roman"/>
          <w:szCs w:val="24"/>
        </w:rPr>
        <w:t>s</w:t>
      </w:r>
      <w:r w:rsidR="00120A3E">
        <w:rPr>
          <w:rFonts w:cs="Times New Roman"/>
          <w:szCs w:val="24"/>
        </w:rPr>
        <w:t xml:space="preserve"> </w:t>
      </w:r>
      <w:r w:rsidR="00235F03">
        <w:rPr>
          <w:rFonts w:cs="Times New Roman"/>
          <w:szCs w:val="24"/>
        </w:rPr>
        <w:t xml:space="preserve">the students’ </w:t>
      </w:r>
      <w:r w:rsidR="00120A3E">
        <w:rPr>
          <w:rFonts w:cs="Times New Roman"/>
          <w:szCs w:val="24"/>
        </w:rPr>
        <w:t xml:space="preserve">perception and </w:t>
      </w:r>
      <w:r w:rsidR="00235F03">
        <w:rPr>
          <w:rFonts w:cs="Times New Roman"/>
          <w:szCs w:val="24"/>
        </w:rPr>
        <w:t>opinions</w:t>
      </w:r>
      <w:r w:rsidR="001C421A">
        <w:rPr>
          <w:rFonts w:cs="Times New Roman"/>
          <w:szCs w:val="24"/>
        </w:rPr>
        <w:t xml:space="preserve"> </w:t>
      </w:r>
      <w:r w:rsidR="00786265">
        <w:rPr>
          <w:rFonts w:cs="Times New Roman"/>
          <w:szCs w:val="24"/>
        </w:rPr>
        <w:t xml:space="preserve">of statistics </w:t>
      </w:r>
      <w:r w:rsidR="001C421A">
        <w:rPr>
          <w:rFonts w:cs="Times New Roman"/>
          <w:szCs w:val="24"/>
        </w:rPr>
        <w:t>at that</w:t>
      </w:r>
      <w:r w:rsidR="00120A3E">
        <w:rPr>
          <w:rFonts w:cs="Times New Roman"/>
          <w:szCs w:val="24"/>
        </w:rPr>
        <w:t xml:space="preserve"> time.</w:t>
      </w:r>
      <w:r w:rsidR="00235F03">
        <w:rPr>
          <w:rFonts w:cs="Times New Roman"/>
          <w:szCs w:val="24"/>
        </w:rPr>
        <w:t xml:space="preserve"> </w:t>
      </w:r>
    </w:p>
    <w:p w14:paraId="5BAC3500" w14:textId="77777777" w:rsidR="00E46784" w:rsidRDefault="00E46784" w:rsidP="00B755DA">
      <w:pPr>
        <w:spacing w:after="0" w:line="240" w:lineRule="auto"/>
        <w:contextualSpacing/>
        <w:rPr>
          <w:rFonts w:cs="Times New Roman"/>
          <w:szCs w:val="24"/>
        </w:rPr>
      </w:pPr>
    </w:p>
    <w:p w14:paraId="787A23FA" w14:textId="63333949" w:rsidR="007C4C64" w:rsidRDefault="001533A6" w:rsidP="00B755DA">
      <w:pPr>
        <w:spacing w:after="0" w:line="240" w:lineRule="auto"/>
        <w:contextualSpacing/>
        <w:rPr>
          <w:rFonts w:cs="Times New Roman"/>
          <w:szCs w:val="24"/>
        </w:rPr>
      </w:pPr>
      <w:r>
        <w:rPr>
          <w:rFonts w:cs="Times New Roman"/>
          <w:szCs w:val="24"/>
        </w:rPr>
        <w:t>The results</w:t>
      </w:r>
      <w:r w:rsidR="00A54825">
        <w:rPr>
          <w:rFonts w:cs="Times New Roman"/>
          <w:szCs w:val="24"/>
        </w:rPr>
        <w:t xml:space="preserve"> of both surveys for all</w:t>
      </w:r>
      <w:r w:rsidR="001C421A">
        <w:rPr>
          <w:rFonts w:cs="Times New Roman"/>
          <w:szCs w:val="24"/>
        </w:rPr>
        <w:t xml:space="preserve"> nine </w:t>
      </w:r>
      <w:r w:rsidR="00546CE0">
        <w:rPr>
          <w:rFonts w:cs="Times New Roman"/>
          <w:szCs w:val="24"/>
        </w:rPr>
        <w:t>statements</w:t>
      </w:r>
      <w:r w:rsidR="001C421A">
        <w:rPr>
          <w:rFonts w:cs="Times New Roman"/>
          <w:szCs w:val="24"/>
        </w:rPr>
        <w:t xml:space="preserve"> are </w:t>
      </w:r>
      <w:r w:rsidR="00A54825">
        <w:rPr>
          <w:rFonts w:cs="Times New Roman"/>
          <w:szCs w:val="24"/>
        </w:rPr>
        <w:t>graphically summarized</w:t>
      </w:r>
      <w:r w:rsidR="001C421A">
        <w:rPr>
          <w:rFonts w:cs="Times New Roman"/>
          <w:szCs w:val="24"/>
        </w:rPr>
        <w:t xml:space="preserve"> in </w:t>
      </w:r>
      <w:r w:rsidR="00795535">
        <w:rPr>
          <w:rFonts w:cs="Times New Roman"/>
          <w:szCs w:val="24"/>
        </w:rPr>
        <w:fldChar w:fldCharType="begin"/>
      </w:r>
      <w:r w:rsidR="001C421A">
        <w:rPr>
          <w:rFonts w:cs="Times New Roman"/>
          <w:szCs w:val="24"/>
        </w:rPr>
        <w:instrText xml:space="preserve"> REF _Ref222715597 \h </w:instrText>
      </w:r>
      <w:r w:rsidR="00795535">
        <w:rPr>
          <w:rFonts w:cs="Times New Roman"/>
          <w:szCs w:val="24"/>
        </w:rPr>
      </w:r>
      <w:r w:rsidR="00795535">
        <w:rPr>
          <w:rFonts w:cs="Times New Roman"/>
          <w:szCs w:val="24"/>
        </w:rPr>
        <w:fldChar w:fldCharType="separate"/>
      </w:r>
      <w:r w:rsidR="00012E51">
        <w:t xml:space="preserve">Figure </w:t>
      </w:r>
      <w:r w:rsidR="00012E51">
        <w:rPr>
          <w:noProof/>
        </w:rPr>
        <w:t>5</w:t>
      </w:r>
      <w:r w:rsidR="00795535">
        <w:rPr>
          <w:rFonts w:cs="Times New Roman"/>
          <w:szCs w:val="24"/>
        </w:rPr>
        <w:fldChar w:fldCharType="end"/>
      </w:r>
      <w:r w:rsidR="003633AF">
        <w:rPr>
          <w:rFonts w:cs="Times New Roman"/>
          <w:szCs w:val="24"/>
        </w:rPr>
        <w:t xml:space="preserve"> </w:t>
      </w:r>
      <w:r w:rsidR="00A54825">
        <w:rPr>
          <w:rFonts w:cs="Times New Roman"/>
          <w:szCs w:val="24"/>
        </w:rPr>
        <w:t xml:space="preserve">using </w:t>
      </w:r>
      <w:r w:rsidR="003633AF">
        <w:rPr>
          <w:rFonts w:cs="Times New Roman"/>
          <w:szCs w:val="24"/>
        </w:rPr>
        <w:t>fluctuation diagrams (</w:t>
      </w:r>
      <w:r w:rsidR="004E568D">
        <w:rPr>
          <w:rFonts w:cs="Times New Roman"/>
          <w:szCs w:val="24"/>
        </w:rPr>
        <w:t>Wickham and Hofmann, 2011</w:t>
      </w:r>
      <w:r w:rsidR="003633AF">
        <w:rPr>
          <w:rFonts w:cs="Times New Roman"/>
          <w:szCs w:val="24"/>
        </w:rPr>
        <w:t>)</w:t>
      </w:r>
      <w:r w:rsidR="00EE611F">
        <w:rPr>
          <w:rFonts w:cs="Times New Roman"/>
          <w:szCs w:val="24"/>
        </w:rPr>
        <w:t xml:space="preserve">. </w:t>
      </w:r>
      <w:r w:rsidR="00AF083D">
        <w:rPr>
          <w:rFonts w:cs="Times New Roman"/>
          <w:szCs w:val="24"/>
        </w:rPr>
        <w:t>A f</w:t>
      </w:r>
      <w:r w:rsidR="00EE611F">
        <w:rPr>
          <w:rFonts w:cs="Times New Roman"/>
          <w:szCs w:val="24"/>
        </w:rPr>
        <w:t>luctuat</w:t>
      </w:r>
      <w:r w:rsidR="00AF083D">
        <w:rPr>
          <w:rFonts w:cs="Times New Roman"/>
          <w:szCs w:val="24"/>
        </w:rPr>
        <w:t xml:space="preserve">ion diagram </w:t>
      </w:r>
      <w:r w:rsidR="00EE611F">
        <w:rPr>
          <w:rFonts w:cs="Times New Roman"/>
          <w:szCs w:val="24"/>
        </w:rPr>
        <w:t>represent</w:t>
      </w:r>
      <w:r w:rsidR="00AF083D">
        <w:rPr>
          <w:rFonts w:cs="Times New Roman"/>
          <w:szCs w:val="24"/>
        </w:rPr>
        <w:t>s</w:t>
      </w:r>
      <w:r w:rsidR="00EE611F">
        <w:rPr>
          <w:rFonts w:cs="Times New Roman"/>
          <w:szCs w:val="24"/>
        </w:rPr>
        <w:t xml:space="preserve"> a</w:t>
      </w:r>
      <w:r w:rsidR="00F47181">
        <w:rPr>
          <w:rFonts w:cs="Times New Roman"/>
          <w:szCs w:val="24"/>
        </w:rPr>
        <w:t xml:space="preserve"> graphical </w:t>
      </w:r>
      <w:r w:rsidR="00EE611F">
        <w:rPr>
          <w:rFonts w:cs="Times New Roman"/>
          <w:szCs w:val="24"/>
        </w:rPr>
        <w:t>display</w:t>
      </w:r>
      <w:r w:rsidR="0000294E">
        <w:rPr>
          <w:rFonts w:cs="Times New Roman"/>
          <w:szCs w:val="24"/>
        </w:rPr>
        <w:t xml:space="preserve"> of </w:t>
      </w:r>
      <w:r w:rsidR="00AF083D">
        <w:rPr>
          <w:rFonts w:cs="Times New Roman"/>
          <w:szCs w:val="24"/>
        </w:rPr>
        <w:t xml:space="preserve">a </w:t>
      </w:r>
      <w:r w:rsidR="00C76403">
        <w:rPr>
          <w:rFonts w:cs="Times New Roman"/>
          <w:szCs w:val="24"/>
        </w:rPr>
        <w:t>contingency table.</w:t>
      </w:r>
      <w:r w:rsidR="00F47181">
        <w:rPr>
          <w:rFonts w:cs="Times New Roman"/>
          <w:szCs w:val="24"/>
        </w:rPr>
        <w:t xml:space="preserve"> </w:t>
      </w:r>
      <w:r w:rsidR="00EE611F">
        <w:rPr>
          <w:rFonts w:cs="Times New Roman"/>
          <w:szCs w:val="24"/>
        </w:rPr>
        <w:t>Specifically, t</w:t>
      </w:r>
      <w:r w:rsidR="000A4DF1">
        <w:rPr>
          <w:rFonts w:cs="Times New Roman"/>
          <w:szCs w:val="24"/>
        </w:rPr>
        <w:t>he horizontal axis shows</w:t>
      </w:r>
      <w:r w:rsidR="00F47181">
        <w:rPr>
          <w:rFonts w:cs="Times New Roman"/>
          <w:szCs w:val="24"/>
        </w:rPr>
        <w:t xml:space="preserve"> a student’s response on the pre-survey </w:t>
      </w:r>
      <w:r w:rsidR="000A4DF1">
        <w:rPr>
          <w:rFonts w:cs="Times New Roman"/>
          <w:szCs w:val="24"/>
        </w:rPr>
        <w:t>against the</w:t>
      </w:r>
      <w:r w:rsidR="00F47181">
        <w:rPr>
          <w:rFonts w:cs="Times New Roman"/>
          <w:szCs w:val="24"/>
        </w:rPr>
        <w:t xml:space="preserve"> corresponding </w:t>
      </w:r>
      <w:r w:rsidR="006779DF">
        <w:rPr>
          <w:rFonts w:cs="Times New Roman"/>
          <w:szCs w:val="24"/>
        </w:rPr>
        <w:t>post survey response located on the vertic</w:t>
      </w:r>
      <w:r w:rsidR="00C76403">
        <w:rPr>
          <w:rFonts w:cs="Times New Roman"/>
          <w:szCs w:val="24"/>
        </w:rPr>
        <w:t>al axis.</w:t>
      </w:r>
      <w:r w:rsidR="008B696B">
        <w:rPr>
          <w:rFonts w:cs="Times New Roman"/>
          <w:szCs w:val="24"/>
        </w:rPr>
        <w:t xml:space="preserve"> </w:t>
      </w:r>
      <w:r w:rsidR="002E3435">
        <w:rPr>
          <w:rFonts w:cs="Times New Roman"/>
          <w:szCs w:val="24"/>
        </w:rPr>
        <w:t>The height and width of the plotting symbols are proportional to the square root of the coun</w:t>
      </w:r>
      <w:r w:rsidR="0039472A">
        <w:rPr>
          <w:rFonts w:cs="Times New Roman"/>
          <w:szCs w:val="24"/>
        </w:rPr>
        <w:t>t of the corresponding cell in the</w:t>
      </w:r>
      <w:r w:rsidR="002E3435">
        <w:rPr>
          <w:rFonts w:cs="Times New Roman"/>
          <w:szCs w:val="24"/>
        </w:rPr>
        <w:t xml:space="preserve"> contingency table. </w:t>
      </w:r>
      <w:r w:rsidR="00F47EE7">
        <w:rPr>
          <w:rFonts w:cs="Times New Roman"/>
          <w:szCs w:val="24"/>
        </w:rPr>
        <w:t xml:space="preserve">Note that </w:t>
      </w:r>
      <w:r w:rsidR="00DF5292">
        <w:rPr>
          <w:rFonts w:cs="Times New Roman"/>
          <w:szCs w:val="24"/>
        </w:rPr>
        <w:t xml:space="preserve">because </w:t>
      </w:r>
      <w:r w:rsidR="00F47EE7">
        <w:rPr>
          <w:rFonts w:cs="Times New Roman"/>
          <w:szCs w:val="24"/>
        </w:rPr>
        <w:t xml:space="preserve">seven of the nine statements </w:t>
      </w:r>
      <w:r w:rsidR="00DF5292">
        <w:rPr>
          <w:rFonts w:cs="Times New Roman"/>
          <w:szCs w:val="24"/>
        </w:rPr>
        <w:t xml:space="preserve">have been reverse coded </w:t>
      </w:r>
      <w:ins w:id="240" w:author="Author">
        <w:r w:rsidR="00113A1B">
          <w:rPr>
            <w:rFonts w:cs="Times New Roman"/>
            <w:szCs w:val="24"/>
          </w:rPr>
          <w:t xml:space="preserve">so </w:t>
        </w:r>
      </w:ins>
      <w:r w:rsidR="00F47EE7">
        <w:rPr>
          <w:rFonts w:cs="Times New Roman"/>
          <w:szCs w:val="24"/>
        </w:rPr>
        <w:t xml:space="preserve">an increase in perceived </w:t>
      </w:r>
      <w:r w:rsidR="001F7E6A">
        <w:rPr>
          <w:rFonts w:cs="Times New Roman"/>
          <w:szCs w:val="24"/>
        </w:rPr>
        <w:t>relevance or understanding</w:t>
      </w:r>
      <w:r w:rsidR="00F47EE7">
        <w:rPr>
          <w:rFonts w:cs="Times New Roman"/>
          <w:szCs w:val="24"/>
        </w:rPr>
        <w:t xml:space="preserve"> from the pre to post survey is plotted above the diagonal line in each plot. </w:t>
      </w:r>
      <w:r w:rsidR="001F7E6A">
        <w:rPr>
          <w:rFonts w:cs="Times New Roman"/>
          <w:szCs w:val="24"/>
        </w:rPr>
        <w:t xml:space="preserve">Therefore, an increase in response for </w:t>
      </w:r>
      <w:r w:rsidR="00B30CB7">
        <w:rPr>
          <w:rFonts w:cs="Times New Roman"/>
          <w:szCs w:val="24"/>
        </w:rPr>
        <w:t xml:space="preserve">the statement </w:t>
      </w:r>
      <w:r w:rsidR="001F7E6A">
        <w:rPr>
          <w:rFonts w:cs="Times New Roman"/>
          <w:szCs w:val="24"/>
        </w:rPr>
        <w:t>“Statistics is worthless” indi</w:t>
      </w:r>
      <w:r w:rsidR="00B30CB7">
        <w:rPr>
          <w:rFonts w:cs="Times New Roman"/>
          <w:szCs w:val="24"/>
        </w:rPr>
        <w:t>cates that the student perceives statistics as less worthless or more valuable after the presentation of the metrology material.</w:t>
      </w:r>
      <w:r w:rsidR="001F7E6A">
        <w:rPr>
          <w:rFonts w:cs="Times New Roman"/>
          <w:szCs w:val="24"/>
        </w:rPr>
        <w:t xml:space="preserve"> </w:t>
      </w:r>
    </w:p>
    <w:p w14:paraId="00C32C01" w14:textId="77777777" w:rsidR="002C3F84" w:rsidRDefault="002C3F84" w:rsidP="00B755DA">
      <w:pPr>
        <w:spacing w:after="0" w:line="240" w:lineRule="auto"/>
        <w:contextualSpacing/>
        <w:rPr>
          <w:rFonts w:cs="Times New Roman"/>
          <w:szCs w:val="24"/>
        </w:rPr>
      </w:pPr>
    </w:p>
    <w:p w14:paraId="5A7BD158" w14:textId="77777777" w:rsidR="00E46784" w:rsidRDefault="00E46784" w:rsidP="00B755DA">
      <w:pPr>
        <w:spacing w:after="0" w:line="240" w:lineRule="auto"/>
        <w:contextualSpacing/>
        <w:rPr>
          <w:rFonts w:cs="Times New Roman"/>
          <w:szCs w:val="24"/>
        </w:rPr>
      </w:pPr>
    </w:p>
    <w:p w14:paraId="5B1AF289" w14:textId="77777777" w:rsidR="005513BC" w:rsidRPr="005513BC" w:rsidRDefault="005513BC" w:rsidP="00B755DA">
      <w:pPr>
        <w:pStyle w:val="Caption"/>
        <w:keepNext/>
        <w:spacing w:after="0"/>
        <w:contextualSpacing/>
        <w:rPr>
          <w:b w:val="0"/>
        </w:rPr>
      </w:pPr>
      <w:bookmarkStart w:id="241" w:name="_Ref222715597"/>
      <w:r>
        <w:lastRenderedPageBreak/>
        <w:t xml:space="preserve">Figure </w:t>
      </w:r>
      <w:r w:rsidR="00795535">
        <w:fldChar w:fldCharType="begin"/>
      </w:r>
      <w:r w:rsidR="00D50064">
        <w:instrText xml:space="preserve"> SEQ Figure \* ARABIC </w:instrText>
      </w:r>
      <w:r w:rsidR="00795535">
        <w:fldChar w:fldCharType="separate"/>
      </w:r>
      <w:r w:rsidR="00012E51">
        <w:rPr>
          <w:noProof/>
        </w:rPr>
        <w:t>5</w:t>
      </w:r>
      <w:r w:rsidR="00795535">
        <w:rPr>
          <w:noProof/>
        </w:rPr>
        <w:fldChar w:fldCharType="end"/>
      </w:r>
      <w:bookmarkEnd w:id="241"/>
      <w:r>
        <w:t>-</w:t>
      </w:r>
      <w:r w:rsidRPr="005513BC">
        <w:rPr>
          <w:b w:val="0"/>
        </w:rPr>
        <w:t>Pre and post survey responses plotted by student for each question</w:t>
      </w:r>
      <w:r w:rsidR="00F47181">
        <w:rPr>
          <w:b w:val="0"/>
        </w:rPr>
        <w:t xml:space="preserve"> as fluctuation diagrams.  Those responses that have been reverse coded are indicated in the title. </w:t>
      </w:r>
      <w:r w:rsidRPr="005513BC">
        <w:rPr>
          <w:b w:val="0"/>
        </w:rPr>
        <w:t xml:space="preserve"> </w:t>
      </w:r>
      <w:r w:rsidR="00F47181">
        <w:rPr>
          <w:b w:val="0"/>
        </w:rPr>
        <w:t>A</w:t>
      </w:r>
      <w:r w:rsidRPr="005513BC">
        <w:rPr>
          <w:b w:val="0"/>
        </w:rPr>
        <w:t>n increase in perception is plotted above the diagonal line</w:t>
      </w:r>
      <w:r w:rsidR="00F47181">
        <w:rPr>
          <w:b w:val="0"/>
        </w:rPr>
        <w:t xml:space="preserve"> in all plots.</w:t>
      </w:r>
      <w:r w:rsidR="007613DF">
        <w:rPr>
          <w:b w:val="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C3F84" w:rsidRPr="002C3F84" w14:paraId="02D111B0" w14:textId="77777777">
        <w:tc>
          <w:tcPr>
            <w:tcW w:w="3192" w:type="dxa"/>
          </w:tcPr>
          <w:p w14:paraId="33D767B5" w14:textId="77777777" w:rsidR="002C3F84" w:rsidRPr="002C3F84" w:rsidRDefault="0069150B" w:rsidP="00B755DA">
            <w:pPr>
              <w:contextualSpacing/>
            </w:pPr>
            <w:r>
              <w:rPr>
                <w:noProof/>
              </w:rPr>
              <w:drawing>
                <wp:inline distT="0" distB="0" distL="0" distR="0" wp14:anchorId="725876F9" wp14:editId="46D927C4">
                  <wp:extent cx="18288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fluct.png"/>
                          <pic:cNvPicPr/>
                        </pic:nvPicPr>
                        <pic:blipFill>
                          <a:blip r:embed="rId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3192" w:type="dxa"/>
          </w:tcPr>
          <w:p w14:paraId="69B260D8" w14:textId="77777777" w:rsidR="002C3F84" w:rsidRPr="002C3F84" w:rsidRDefault="0069150B" w:rsidP="00B755DA">
            <w:pPr>
              <w:contextualSpacing/>
            </w:pPr>
            <w:r>
              <w:rPr>
                <w:noProof/>
              </w:rPr>
              <w:drawing>
                <wp:inline distT="0" distB="0" distL="0" distR="0" wp14:anchorId="13D7670B" wp14:editId="4998C67F">
                  <wp:extent cx="18288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fluct.png"/>
                          <pic:cNvPicPr/>
                        </pic:nvPicPr>
                        <pic:blipFill>
                          <a:blip r:embed="rId17">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3192" w:type="dxa"/>
          </w:tcPr>
          <w:p w14:paraId="7B3A335B" w14:textId="77777777" w:rsidR="002C3F84" w:rsidRPr="002C3F84" w:rsidRDefault="0069150B" w:rsidP="00B755DA">
            <w:pPr>
              <w:contextualSpacing/>
            </w:pPr>
            <w:r>
              <w:rPr>
                <w:noProof/>
              </w:rPr>
              <w:drawing>
                <wp:inline distT="0" distB="0" distL="0" distR="0" wp14:anchorId="0503C424" wp14:editId="7C884FEC">
                  <wp:extent cx="18288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fluct.png"/>
                          <pic:cNvPicPr/>
                        </pic:nvPicPr>
                        <pic:blipFill>
                          <a:blip r:embed="rId1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r>
      <w:tr w:rsidR="007C4C64" w:rsidRPr="002C3F84" w14:paraId="4FA39BDE" w14:textId="77777777">
        <w:tc>
          <w:tcPr>
            <w:tcW w:w="3192" w:type="dxa"/>
          </w:tcPr>
          <w:p w14:paraId="29A04882" w14:textId="77777777" w:rsidR="007C4C64" w:rsidRPr="002C3F84" w:rsidRDefault="0069150B" w:rsidP="00B755DA">
            <w:pPr>
              <w:contextualSpacing/>
            </w:pPr>
            <w:r>
              <w:rPr>
                <w:noProof/>
              </w:rPr>
              <w:drawing>
                <wp:inline distT="0" distB="0" distL="0" distR="0" wp14:anchorId="146F0F71" wp14:editId="03B01B86">
                  <wp:extent cx="18288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fluct.png"/>
                          <pic:cNvPicPr/>
                        </pic:nvPicPr>
                        <pic:blipFill>
                          <a:blip r:embed="rId1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3192" w:type="dxa"/>
          </w:tcPr>
          <w:p w14:paraId="050A6638" w14:textId="77777777" w:rsidR="007C4C64" w:rsidRPr="002C3F84" w:rsidRDefault="0069150B" w:rsidP="00B755DA">
            <w:pPr>
              <w:contextualSpacing/>
            </w:pPr>
            <w:r>
              <w:rPr>
                <w:noProof/>
              </w:rPr>
              <w:drawing>
                <wp:inline distT="0" distB="0" distL="0" distR="0" wp14:anchorId="161CA35F" wp14:editId="63B4361F">
                  <wp:extent cx="18288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fluct.png"/>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3192" w:type="dxa"/>
          </w:tcPr>
          <w:p w14:paraId="7B00254B" w14:textId="77777777" w:rsidR="007C4C64" w:rsidRPr="002C3F84" w:rsidRDefault="0069150B" w:rsidP="00B755DA">
            <w:pPr>
              <w:contextualSpacing/>
            </w:pPr>
            <w:r>
              <w:rPr>
                <w:noProof/>
              </w:rPr>
              <w:drawing>
                <wp:inline distT="0" distB="0" distL="0" distR="0" wp14:anchorId="138D2F76" wp14:editId="2A62806F">
                  <wp:extent cx="18288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6fluct.png"/>
                          <pic:cNvPicPr/>
                        </pic:nvPicPr>
                        <pic:blipFill>
                          <a:blip r:embed="rId2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r>
      <w:tr w:rsidR="007C4C64" w:rsidRPr="002C3F84" w14:paraId="6781AC46" w14:textId="77777777">
        <w:tc>
          <w:tcPr>
            <w:tcW w:w="3192" w:type="dxa"/>
          </w:tcPr>
          <w:p w14:paraId="529F6399" w14:textId="77777777" w:rsidR="007C4C64" w:rsidRPr="002C3F84" w:rsidRDefault="0069150B" w:rsidP="00B755DA">
            <w:pPr>
              <w:contextualSpacing/>
            </w:pPr>
            <w:r>
              <w:rPr>
                <w:noProof/>
              </w:rPr>
              <w:drawing>
                <wp:inline distT="0" distB="0" distL="0" distR="0" wp14:anchorId="1FE5EF81" wp14:editId="5321DEC9">
                  <wp:extent cx="18288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7fluct.png"/>
                          <pic:cNvPicPr/>
                        </pic:nvPicPr>
                        <pic:blipFill>
                          <a:blip r:embed="rId2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3192" w:type="dxa"/>
          </w:tcPr>
          <w:p w14:paraId="47BCB727" w14:textId="77777777" w:rsidR="007C4C64" w:rsidRPr="002C3F84" w:rsidRDefault="0069150B" w:rsidP="00B755DA">
            <w:pPr>
              <w:contextualSpacing/>
            </w:pPr>
            <w:r>
              <w:rPr>
                <w:noProof/>
              </w:rPr>
              <w:drawing>
                <wp:inline distT="0" distB="0" distL="0" distR="0" wp14:anchorId="556CA454" wp14:editId="43E90627">
                  <wp:extent cx="18288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8fluct.png"/>
                          <pic:cNvPicPr/>
                        </pic:nvPicPr>
                        <pic:blipFill>
                          <a:blip r:embed="rId23">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3192" w:type="dxa"/>
          </w:tcPr>
          <w:p w14:paraId="2DCB3374" w14:textId="77777777" w:rsidR="007C4C64" w:rsidRPr="002C3F84" w:rsidRDefault="0069150B" w:rsidP="00B755DA">
            <w:pPr>
              <w:contextualSpacing/>
            </w:pPr>
            <w:r>
              <w:rPr>
                <w:noProof/>
              </w:rPr>
              <w:drawing>
                <wp:inline distT="0" distB="0" distL="0" distR="0" wp14:anchorId="5D9DE5A0" wp14:editId="0D7F14B4">
                  <wp:extent cx="18288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9fluct.png"/>
                          <pic:cNvPicPr/>
                        </pic:nvPicPr>
                        <pic:blipFill>
                          <a:blip r:embed="rId2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r>
    </w:tbl>
    <w:p w14:paraId="74BAF00A" w14:textId="77777777" w:rsidR="007C4C64" w:rsidRDefault="007C4C64" w:rsidP="00B755DA">
      <w:pPr>
        <w:spacing w:after="0" w:line="240" w:lineRule="auto"/>
        <w:contextualSpacing/>
        <w:rPr>
          <w:rFonts w:cs="Times New Roman"/>
          <w:szCs w:val="24"/>
        </w:rPr>
      </w:pPr>
    </w:p>
    <w:p w14:paraId="42979E14" w14:textId="77777777" w:rsidR="00E27F47" w:rsidRDefault="00E27F47" w:rsidP="00B755DA">
      <w:pPr>
        <w:spacing w:after="0" w:line="240" w:lineRule="auto"/>
        <w:contextualSpacing/>
        <w:rPr>
          <w:rFonts w:cs="Times New Roman"/>
          <w:szCs w:val="24"/>
        </w:rPr>
      </w:pPr>
    </w:p>
    <w:p w14:paraId="4D983537" w14:textId="77777777" w:rsidR="00013E73" w:rsidRDefault="00EC18F3" w:rsidP="00B755DA">
      <w:pPr>
        <w:spacing w:after="0" w:line="240" w:lineRule="auto"/>
        <w:contextualSpacing/>
        <w:rPr>
          <w:rFonts w:cs="Times New Roman"/>
          <w:szCs w:val="24"/>
        </w:rPr>
      </w:pPr>
      <w:r>
        <w:rPr>
          <w:rFonts w:cs="Times New Roman"/>
          <w:szCs w:val="24"/>
        </w:rPr>
        <w:t xml:space="preserve">An analysis of </w:t>
      </w:r>
      <w:r w:rsidR="00795535">
        <w:rPr>
          <w:rFonts w:cs="Times New Roman"/>
          <w:szCs w:val="24"/>
        </w:rPr>
        <w:fldChar w:fldCharType="begin"/>
      </w:r>
      <w:r>
        <w:rPr>
          <w:rFonts w:cs="Times New Roman"/>
          <w:szCs w:val="24"/>
        </w:rPr>
        <w:instrText xml:space="preserve"> REF _Ref222715597 \h </w:instrText>
      </w:r>
      <w:r w:rsidR="00795535">
        <w:rPr>
          <w:rFonts w:cs="Times New Roman"/>
          <w:szCs w:val="24"/>
        </w:rPr>
      </w:r>
      <w:r w:rsidR="00795535">
        <w:rPr>
          <w:rFonts w:cs="Times New Roman"/>
          <w:szCs w:val="24"/>
        </w:rPr>
        <w:fldChar w:fldCharType="separate"/>
      </w:r>
      <w:r w:rsidR="00012E51">
        <w:t xml:space="preserve">Figure </w:t>
      </w:r>
      <w:r w:rsidR="00012E51">
        <w:rPr>
          <w:noProof/>
        </w:rPr>
        <w:t>5</w:t>
      </w:r>
      <w:r w:rsidR="00795535">
        <w:rPr>
          <w:rFonts w:cs="Times New Roman"/>
          <w:szCs w:val="24"/>
        </w:rPr>
        <w:fldChar w:fldCharType="end"/>
      </w:r>
      <w:r>
        <w:rPr>
          <w:rFonts w:cs="Times New Roman"/>
          <w:szCs w:val="24"/>
        </w:rPr>
        <w:t xml:space="preserve"> </w:t>
      </w:r>
      <w:r w:rsidR="0025561D">
        <w:rPr>
          <w:rFonts w:cs="Times New Roman"/>
          <w:szCs w:val="24"/>
        </w:rPr>
        <w:t>shows that</w:t>
      </w:r>
      <w:r>
        <w:rPr>
          <w:rFonts w:cs="Times New Roman"/>
          <w:szCs w:val="24"/>
        </w:rPr>
        <w:t xml:space="preserve"> </w:t>
      </w:r>
      <w:r w:rsidR="005B225F">
        <w:rPr>
          <w:rFonts w:cs="Times New Roman"/>
          <w:szCs w:val="24"/>
        </w:rPr>
        <w:t xml:space="preserve">the boxes </w:t>
      </w:r>
      <w:r>
        <w:rPr>
          <w:rFonts w:cs="Times New Roman"/>
          <w:szCs w:val="24"/>
        </w:rPr>
        <w:t xml:space="preserve">on or above the </w:t>
      </w:r>
      <w:r w:rsidR="005B225F">
        <w:rPr>
          <w:rFonts w:cs="Times New Roman"/>
          <w:szCs w:val="24"/>
        </w:rPr>
        <w:t xml:space="preserve">diagonal </w:t>
      </w:r>
      <w:r>
        <w:rPr>
          <w:rFonts w:cs="Times New Roman"/>
          <w:szCs w:val="24"/>
        </w:rPr>
        <w:t xml:space="preserve">line </w:t>
      </w:r>
      <w:r w:rsidR="0025561D">
        <w:rPr>
          <w:rFonts w:cs="Times New Roman"/>
          <w:szCs w:val="24"/>
        </w:rPr>
        <w:t xml:space="preserve">are bigger </w:t>
      </w:r>
      <w:r>
        <w:rPr>
          <w:rFonts w:cs="Times New Roman"/>
          <w:szCs w:val="24"/>
        </w:rPr>
        <w:t xml:space="preserve">than </w:t>
      </w:r>
      <w:r w:rsidR="005B225F">
        <w:rPr>
          <w:rFonts w:cs="Times New Roman"/>
          <w:szCs w:val="24"/>
        </w:rPr>
        <w:t xml:space="preserve">those </w:t>
      </w:r>
      <w:r>
        <w:rPr>
          <w:rFonts w:cs="Times New Roman"/>
          <w:szCs w:val="24"/>
        </w:rPr>
        <w:t xml:space="preserve">below </w:t>
      </w:r>
      <w:r w:rsidR="0025561D">
        <w:rPr>
          <w:rFonts w:cs="Times New Roman"/>
          <w:szCs w:val="24"/>
        </w:rPr>
        <w:t xml:space="preserve">it </w:t>
      </w:r>
      <w:r>
        <w:rPr>
          <w:rFonts w:cs="Times New Roman"/>
          <w:szCs w:val="24"/>
        </w:rPr>
        <w:t xml:space="preserve">indicating that most students did increase or </w:t>
      </w:r>
      <w:r w:rsidR="0025561D">
        <w:rPr>
          <w:rFonts w:cs="Times New Roman"/>
          <w:szCs w:val="24"/>
        </w:rPr>
        <w:t>stay</w:t>
      </w:r>
      <w:r w:rsidR="005B225F">
        <w:rPr>
          <w:rFonts w:cs="Times New Roman"/>
          <w:szCs w:val="24"/>
        </w:rPr>
        <w:t xml:space="preserve"> consistent</w:t>
      </w:r>
      <w:r>
        <w:rPr>
          <w:rFonts w:cs="Times New Roman"/>
          <w:szCs w:val="24"/>
        </w:rPr>
        <w:t xml:space="preserve"> in their perception of </w:t>
      </w:r>
      <w:r w:rsidR="00B30CB7">
        <w:rPr>
          <w:rFonts w:cs="Times New Roman"/>
          <w:szCs w:val="24"/>
        </w:rPr>
        <w:t xml:space="preserve">the relevance and their ability to learn </w:t>
      </w:r>
      <w:r>
        <w:rPr>
          <w:rFonts w:cs="Times New Roman"/>
          <w:szCs w:val="24"/>
        </w:rPr>
        <w:t xml:space="preserve">statistics. </w:t>
      </w:r>
      <w:r w:rsidR="00795535">
        <w:rPr>
          <w:rFonts w:cs="Times New Roman"/>
          <w:szCs w:val="24"/>
        </w:rPr>
        <w:fldChar w:fldCharType="begin"/>
      </w:r>
      <w:r>
        <w:rPr>
          <w:rFonts w:cs="Times New Roman"/>
          <w:szCs w:val="24"/>
        </w:rPr>
        <w:instrText xml:space="preserve"> REF _Ref222718098 \h </w:instrText>
      </w:r>
      <w:r w:rsidR="00795535">
        <w:rPr>
          <w:rFonts w:cs="Times New Roman"/>
          <w:szCs w:val="24"/>
        </w:rPr>
      </w:r>
      <w:r w:rsidR="00795535">
        <w:rPr>
          <w:rFonts w:cs="Times New Roman"/>
          <w:szCs w:val="24"/>
        </w:rPr>
        <w:fldChar w:fldCharType="separate"/>
      </w:r>
      <w:r w:rsidR="00012E51">
        <w:t xml:space="preserve">Table </w:t>
      </w:r>
      <w:r w:rsidR="00012E51">
        <w:rPr>
          <w:noProof/>
        </w:rPr>
        <w:t>4</w:t>
      </w:r>
      <w:r w:rsidR="00795535">
        <w:rPr>
          <w:rFonts w:cs="Times New Roman"/>
          <w:szCs w:val="24"/>
        </w:rPr>
        <w:fldChar w:fldCharType="end"/>
      </w:r>
      <w:r>
        <w:rPr>
          <w:rFonts w:cs="Times New Roman"/>
          <w:szCs w:val="24"/>
        </w:rPr>
        <w:t xml:space="preserve"> displays the percentages of </w:t>
      </w:r>
      <w:r w:rsidR="00C030A3">
        <w:rPr>
          <w:rFonts w:cs="Times New Roman"/>
          <w:szCs w:val="24"/>
        </w:rPr>
        <w:t>students whose</w:t>
      </w:r>
      <w:r w:rsidR="0090609A">
        <w:rPr>
          <w:rFonts w:cs="Times New Roman"/>
          <w:szCs w:val="24"/>
        </w:rPr>
        <w:t xml:space="preserve"> response on the post survey</w:t>
      </w:r>
      <w:r w:rsidR="00C030A3">
        <w:rPr>
          <w:rFonts w:cs="Times New Roman"/>
          <w:szCs w:val="24"/>
        </w:rPr>
        <w:t xml:space="preserve"> was equal or higher</w:t>
      </w:r>
      <w:r w:rsidR="0090609A">
        <w:rPr>
          <w:rFonts w:cs="Times New Roman"/>
          <w:szCs w:val="24"/>
        </w:rPr>
        <w:t xml:space="preserve"> </w:t>
      </w:r>
      <w:r>
        <w:rPr>
          <w:rFonts w:cs="Times New Roman"/>
          <w:szCs w:val="24"/>
        </w:rPr>
        <w:t>for each statement</w:t>
      </w:r>
      <w:r w:rsidR="007C599F">
        <w:rPr>
          <w:rFonts w:cs="Times New Roman"/>
          <w:szCs w:val="24"/>
        </w:rPr>
        <w:t xml:space="preserve"> and the percentage of those whose response strictly increased</w:t>
      </w:r>
      <w:r w:rsidR="005B225F">
        <w:rPr>
          <w:rFonts w:cs="Times New Roman"/>
          <w:szCs w:val="24"/>
        </w:rPr>
        <w:t>, i.e.</w:t>
      </w:r>
      <w:r w:rsidR="00D97BF4">
        <w:rPr>
          <w:rFonts w:cs="Times New Roman"/>
          <w:szCs w:val="24"/>
        </w:rPr>
        <w:t>,</w:t>
      </w:r>
      <w:r w:rsidR="005B225F">
        <w:rPr>
          <w:rFonts w:cs="Times New Roman"/>
          <w:szCs w:val="24"/>
        </w:rPr>
        <w:t xml:space="preserve"> the percentage of students whose pair of responses </w:t>
      </w:r>
      <w:proofErr w:type="gramStart"/>
      <w:r w:rsidR="005B225F">
        <w:rPr>
          <w:rFonts w:cs="Times New Roman"/>
          <w:szCs w:val="24"/>
        </w:rPr>
        <w:t>fall</w:t>
      </w:r>
      <w:proofErr w:type="gramEnd"/>
      <w:r w:rsidR="005B225F">
        <w:rPr>
          <w:rFonts w:cs="Times New Roman"/>
          <w:szCs w:val="24"/>
        </w:rPr>
        <w:t xml:space="preserve"> on or above the diagonal line</w:t>
      </w:r>
      <w:r w:rsidR="007C599F">
        <w:rPr>
          <w:rFonts w:cs="Times New Roman"/>
          <w:szCs w:val="24"/>
        </w:rPr>
        <w:t xml:space="preserve"> and the percentage above the line</w:t>
      </w:r>
      <w:r>
        <w:rPr>
          <w:rFonts w:cs="Times New Roman"/>
          <w:szCs w:val="24"/>
        </w:rPr>
        <w:t xml:space="preserve">. </w:t>
      </w:r>
      <w:commentRangeStart w:id="242"/>
      <w:r w:rsidR="005B225F">
        <w:rPr>
          <w:rFonts w:cs="Times New Roman"/>
          <w:szCs w:val="24"/>
        </w:rPr>
        <w:t>The table indicates t</w:t>
      </w:r>
      <w:r w:rsidR="00E924EF">
        <w:rPr>
          <w:rFonts w:cs="Times New Roman"/>
          <w:szCs w:val="24"/>
        </w:rPr>
        <w:t xml:space="preserve">he largest </w:t>
      </w:r>
      <w:r w:rsidR="002B0413">
        <w:rPr>
          <w:rFonts w:cs="Times New Roman"/>
          <w:szCs w:val="24"/>
        </w:rPr>
        <w:t xml:space="preserve">number of </w:t>
      </w:r>
      <w:r w:rsidR="00E924EF">
        <w:rPr>
          <w:rFonts w:cs="Times New Roman"/>
          <w:szCs w:val="24"/>
        </w:rPr>
        <w:t>increase</w:t>
      </w:r>
      <w:r w:rsidR="002B0413">
        <w:rPr>
          <w:rFonts w:cs="Times New Roman"/>
          <w:szCs w:val="24"/>
        </w:rPr>
        <w:t>d</w:t>
      </w:r>
      <w:r w:rsidR="00E924EF">
        <w:rPr>
          <w:rFonts w:cs="Times New Roman"/>
          <w:szCs w:val="24"/>
        </w:rPr>
        <w:t xml:space="preserve"> or consistent response</w:t>
      </w:r>
      <w:r w:rsidR="002B0413">
        <w:rPr>
          <w:rFonts w:cs="Times New Roman"/>
          <w:szCs w:val="24"/>
        </w:rPr>
        <w:t>s</w:t>
      </w:r>
      <w:r w:rsidR="00E924EF">
        <w:rPr>
          <w:rFonts w:cs="Times New Roman"/>
          <w:szCs w:val="24"/>
        </w:rPr>
        <w:t xml:space="preserve"> w</w:t>
      </w:r>
      <w:r w:rsidR="002B0413">
        <w:rPr>
          <w:rFonts w:cs="Times New Roman"/>
          <w:szCs w:val="24"/>
        </w:rPr>
        <w:t>ere</w:t>
      </w:r>
      <w:r w:rsidR="00E924EF">
        <w:rPr>
          <w:rFonts w:cs="Times New Roman"/>
          <w:szCs w:val="24"/>
        </w:rPr>
        <w:t xml:space="preserve"> for the statement, </w:t>
      </w:r>
      <w:r w:rsidR="00841E86">
        <w:rPr>
          <w:rFonts w:cs="Times New Roman"/>
          <w:szCs w:val="24"/>
        </w:rPr>
        <w:t xml:space="preserve">“I use statistics in my everyday life.” </w:t>
      </w:r>
      <w:r w:rsidR="003F2FB2">
        <w:rPr>
          <w:rFonts w:cs="Times New Roman"/>
          <w:szCs w:val="24"/>
        </w:rPr>
        <w:t xml:space="preserve">The plot that corresponds to this statement indicates that more students scored this unfavorably on the pre survey than any other statement. </w:t>
      </w:r>
      <w:r w:rsidR="007C599F">
        <w:rPr>
          <w:rFonts w:cs="Times New Roman"/>
          <w:szCs w:val="24"/>
        </w:rPr>
        <w:t>Therefore</w:t>
      </w:r>
      <w:r w:rsidR="000472AC">
        <w:rPr>
          <w:rFonts w:cs="Times New Roman"/>
          <w:szCs w:val="24"/>
        </w:rPr>
        <w:t xml:space="preserve">, the large percentage of </w:t>
      </w:r>
      <w:r w:rsidR="000472AC">
        <w:rPr>
          <w:rFonts w:cs="Times New Roman"/>
          <w:szCs w:val="24"/>
        </w:rPr>
        <w:lastRenderedPageBreak/>
        <w:t>increas</w:t>
      </w:r>
      <w:r w:rsidR="007C599F">
        <w:rPr>
          <w:rFonts w:cs="Times New Roman"/>
          <w:szCs w:val="24"/>
        </w:rPr>
        <w:t>ed responses</w:t>
      </w:r>
      <w:r w:rsidR="000472AC">
        <w:rPr>
          <w:rFonts w:cs="Times New Roman"/>
          <w:szCs w:val="24"/>
        </w:rPr>
        <w:t xml:space="preserve"> is encouraging.</w:t>
      </w:r>
      <w:commentRangeEnd w:id="242"/>
      <w:r w:rsidR="00113A1B">
        <w:rPr>
          <w:rStyle w:val="CommentReference"/>
        </w:rPr>
        <w:commentReference w:id="242"/>
      </w:r>
      <w:r w:rsidR="000472AC">
        <w:rPr>
          <w:rFonts w:cs="Times New Roman"/>
          <w:szCs w:val="24"/>
        </w:rPr>
        <w:t xml:space="preserve"> </w:t>
      </w:r>
      <w:r w:rsidR="007E14DC">
        <w:rPr>
          <w:rFonts w:cs="Times New Roman"/>
          <w:szCs w:val="24"/>
        </w:rPr>
        <w:t xml:space="preserve">The largest percentage of strictly larger responses was to the statement </w:t>
      </w:r>
      <w:r w:rsidR="000472AC">
        <w:rPr>
          <w:rFonts w:cs="Times New Roman"/>
          <w:szCs w:val="24"/>
        </w:rPr>
        <w:t>“Statistical thinking is not applicable in my life outside my job.”</w:t>
      </w:r>
      <w:r w:rsidR="005972DA">
        <w:rPr>
          <w:rFonts w:cs="Times New Roman"/>
          <w:szCs w:val="24"/>
        </w:rPr>
        <w:t xml:space="preserve"> </w:t>
      </w:r>
      <w:commentRangeStart w:id="243"/>
      <w:r w:rsidR="000472AC">
        <w:rPr>
          <w:rFonts w:cs="Times New Roman"/>
          <w:szCs w:val="24"/>
        </w:rPr>
        <w:t xml:space="preserve">The statement with the lowest strict increase in perception was  “I can learn statistics.” A view of the </w:t>
      </w:r>
      <w:r w:rsidR="005972DA">
        <w:rPr>
          <w:rFonts w:cs="Times New Roman"/>
          <w:szCs w:val="24"/>
        </w:rPr>
        <w:t xml:space="preserve">fluctuation </w:t>
      </w:r>
      <w:r w:rsidR="000472AC">
        <w:rPr>
          <w:rFonts w:cs="Times New Roman"/>
          <w:szCs w:val="24"/>
        </w:rPr>
        <w:t>plot for this statement indicates th</w:t>
      </w:r>
      <w:r w:rsidR="007E14DC">
        <w:rPr>
          <w:rFonts w:cs="Times New Roman"/>
          <w:szCs w:val="24"/>
        </w:rPr>
        <w:t>at one</w:t>
      </w:r>
      <w:r w:rsidR="000472AC">
        <w:rPr>
          <w:rFonts w:cs="Times New Roman"/>
          <w:szCs w:val="24"/>
        </w:rPr>
        <w:t xml:space="preserve"> reason for the small increase is that this statement received favorable remarks on the pre survey. </w:t>
      </w:r>
      <w:r w:rsidR="005972DA">
        <w:rPr>
          <w:rFonts w:cs="Times New Roman"/>
          <w:szCs w:val="24"/>
        </w:rPr>
        <w:t>It</w:t>
      </w:r>
      <w:r w:rsidR="00ED3961">
        <w:rPr>
          <w:rFonts w:cs="Times New Roman"/>
          <w:szCs w:val="24"/>
        </w:rPr>
        <w:t xml:space="preserve"> should be rem</w:t>
      </w:r>
      <w:r w:rsidR="00612DE0">
        <w:rPr>
          <w:rFonts w:cs="Times New Roman"/>
          <w:szCs w:val="24"/>
        </w:rPr>
        <w:t>embered</w:t>
      </w:r>
      <w:r w:rsidR="00ED3961">
        <w:rPr>
          <w:rFonts w:cs="Times New Roman"/>
          <w:szCs w:val="24"/>
        </w:rPr>
        <w:t xml:space="preserve"> that the pre survey was taken after </w:t>
      </w:r>
      <w:r w:rsidR="00E966D5">
        <w:rPr>
          <w:rFonts w:cs="Times New Roman"/>
          <w:szCs w:val="24"/>
        </w:rPr>
        <w:t xml:space="preserve">students had been </w:t>
      </w:r>
      <w:r w:rsidR="005972DA">
        <w:rPr>
          <w:rFonts w:cs="Times New Roman"/>
          <w:szCs w:val="24"/>
        </w:rPr>
        <w:t xml:space="preserve">through about half a semester of </w:t>
      </w:r>
      <w:r w:rsidR="00ED3961">
        <w:rPr>
          <w:rFonts w:cs="Times New Roman"/>
          <w:szCs w:val="24"/>
        </w:rPr>
        <w:t>an introductory statis</w:t>
      </w:r>
      <w:r w:rsidR="00537C5B">
        <w:rPr>
          <w:rFonts w:cs="Times New Roman"/>
          <w:szCs w:val="24"/>
        </w:rPr>
        <w:t>tics course</w:t>
      </w:r>
      <w:r w:rsidR="005972DA">
        <w:rPr>
          <w:rFonts w:cs="Times New Roman"/>
          <w:szCs w:val="24"/>
        </w:rPr>
        <w:t>.</w:t>
      </w:r>
      <w:commentRangeEnd w:id="243"/>
      <w:r w:rsidR="00113A1B">
        <w:rPr>
          <w:rStyle w:val="CommentReference"/>
        </w:rPr>
        <w:commentReference w:id="243"/>
      </w:r>
    </w:p>
    <w:p w14:paraId="633E518D" w14:textId="77777777" w:rsidR="00C631F7" w:rsidRDefault="00C631F7" w:rsidP="00B755DA">
      <w:pPr>
        <w:pStyle w:val="Caption"/>
        <w:keepNext/>
        <w:spacing w:after="0"/>
        <w:contextualSpacing/>
      </w:pPr>
      <w:bookmarkStart w:id="244" w:name="_Ref222718098"/>
    </w:p>
    <w:p w14:paraId="68CB6E81" w14:textId="77777777" w:rsidR="00E27F47" w:rsidRPr="00E27F47" w:rsidRDefault="00E27F47" w:rsidP="00E27F47"/>
    <w:p w14:paraId="5F5B345C" w14:textId="77777777" w:rsidR="008C40F4" w:rsidRDefault="008C40F4" w:rsidP="00B755DA">
      <w:pPr>
        <w:pStyle w:val="Caption"/>
        <w:keepNext/>
        <w:spacing w:after="0"/>
        <w:contextualSpacing/>
      </w:pPr>
      <w:r>
        <w:t xml:space="preserve">Table </w:t>
      </w:r>
      <w:r w:rsidR="00795535">
        <w:fldChar w:fldCharType="begin"/>
      </w:r>
      <w:r w:rsidR="00D50064">
        <w:instrText xml:space="preserve"> SEQ Table \* ARABIC </w:instrText>
      </w:r>
      <w:r w:rsidR="00795535">
        <w:fldChar w:fldCharType="separate"/>
      </w:r>
      <w:r w:rsidR="00012E51">
        <w:rPr>
          <w:noProof/>
        </w:rPr>
        <w:t>4</w:t>
      </w:r>
      <w:r w:rsidR="00795535">
        <w:rPr>
          <w:noProof/>
        </w:rPr>
        <w:fldChar w:fldCharType="end"/>
      </w:r>
      <w:bookmarkEnd w:id="244"/>
      <w:r>
        <w:t xml:space="preserve">- </w:t>
      </w:r>
      <w:r w:rsidRPr="008C40F4">
        <w:rPr>
          <w:b w:val="0"/>
        </w:rPr>
        <w:t xml:space="preserve">Percentage of students whose </w:t>
      </w:r>
      <w:r w:rsidR="00B30CB7">
        <w:rPr>
          <w:b w:val="0"/>
        </w:rPr>
        <w:t xml:space="preserve">perception of the usefulness and understandability of statistics </w:t>
      </w:r>
      <w:r w:rsidRPr="008C40F4">
        <w:rPr>
          <w:b w:val="0"/>
        </w:rPr>
        <w:t>increased or stayed consistent for each statement</w:t>
      </w:r>
      <w:r w:rsidR="00B30CB7">
        <w:rPr>
          <w:b w:val="0"/>
        </w:rPr>
        <w:t xml:space="preserve"> from the pre to post survey.</w:t>
      </w:r>
      <w:r w:rsidR="007613DF">
        <w:rPr>
          <w:b w:val="0"/>
        </w:rPr>
        <w:br/>
      </w:r>
    </w:p>
    <w:tbl>
      <w:tblPr>
        <w:tblStyle w:val="TableGrid"/>
        <w:tblW w:w="0" w:type="auto"/>
        <w:jc w:val="center"/>
        <w:tblInd w:w="-1803" w:type="dxa"/>
        <w:tblLook w:val="04A0" w:firstRow="1" w:lastRow="0" w:firstColumn="1" w:lastColumn="0" w:noHBand="0" w:noVBand="1"/>
      </w:tblPr>
      <w:tblGrid>
        <w:gridCol w:w="5014"/>
        <w:gridCol w:w="1851"/>
        <w:gridCol w:w="1840"/>
      </w:tblGrid>
      <w:tr w:rsidR="0090609A" w14:paraId="5F5185D8" w14:textId="77777777">
        <w:trPr>
          <w:jc w:val="center"/>
        </w:trPr>
        <w:tc>
          <w:tcPr>
            <w:tcW w:w="5014" w:type="dxa"/>
            <w:tcBorders>
              <w:top w:val="nil"/>
              <w:left w:val="nil"/>
              <w:bottom w:val="single" w:sz="4" w:space="0" w:color="auto"/>
              <w:right w:val="single" w:sz="4" w:space="0" w:color="auto"/>
            </w:tcBorders>
          </w:tcPr>
          <w:p w14:paraId="48F4A408" w14:textId="77777777" w:rsidR="00EE3CEA" w:rsidRDefault="00EE3CEA" w:rsidP="00DF26DD">
            <w:pPr>
              <w:contextualSpacing/>
              <w:rPr>
                <w:rFonts w:cs="Times New Roman"/>
                <w:szCs w:val="24"/>
              </w:rPr>
            </w:pPr>
          </w:p>
        </w:tc>
        <w:tc>
          <w:tcPr>
            <w:tcW w:w="1851" w:type="dxa"/>
            <w:tcBorders>
              <w:top w:val="single" w:sz="4" w:space="0" w:color="auto"/>
              <w:left w:val="single" w:sz="4" w:space="0" w:color="auto"/>
              <w:bottom w:val="single" w:sz="4" w:space="0" w:color="auto"/>
              <w:right w:val="single" w:sz="4" w:space="0" w:color="auto"/>
            </w:tcBorders>
          </w:tcPr>
          <w:p w14:paraId="6C45B559" w14:textId="77777777" w:rsidR="00EE3CEA" w:rsidRDefault="00EE3CEA" w:rsidP="00DF26DD">
            <w:pPr>
              <w:contextualSpacing/>
              <w:rPr>
                <w:rFonts w:eastAsiaTheme="majorEastAsia" w:cs="Times New Roman"/>
                <w:b/>
                <w:bCs/>
                <w:color w:val="4F81BD" w:themeColor="accent1"/>
                <w:szCs w:val="24"/>
              </w:rPr>
            </w:pPr>
            <w:r>
              <w:rPr>
                <w:rFonts w:cs="Times New Roman"/>
                <w:szCs w:val="24"/>
              </w:rPr>
              <w:t xml:space="preserve">% </w:t>
            </w:r>
            <w:r w:rsidR="0090609A">
              <w:rPr>
                <w:rFonts w:cs="Times New Roman"/>
                <w:szCs w:val="24"/>
              </w:rPr>
              <w:t>of students with equal or higher response on post survey</w:t>
            </w:r>
          </w:p>
        </w:tc>
        <w:tc>
          <w:tcPr>
            <w:tcW w:w="1840" w:type="dxa"/>
            <w:tcBorders>
              <w:top w:val="single" w:sz="4" w:space="0" w:color="auto"/>
              <w:left w:val="single" w:sz="4" w:space="0" w:color="auto"/>
              <w:bottom w:val="single" w:sz="4" w:space="0" w:color="auto"/>
              <w:right w:val="single" w:sz="4" w:space="0" w:color="auto"/>
            </w:tcBorders>
          </w:tcPr>
          <w:p w14:paraId="494B0D7E" w14:textId="77777777" w:rsidR="00EE3CEA" w:rsidRDefault="0090609A" w:rsidP="0090609A">
            <w:pPr>
              <w:contextualSpacing/>
              <w:rPr>
                <w:rFonts w:eastAsiaTheme="majorEastAsia" w:cs="Times New Roman"/>
                <w:b/>
                <w:bCs/>
                <w:color w:val="4F81BD" w:themeColor="accent1"/>
                <w:szCs w:val="24"/>
              </w:rPr>
            </w:pPr>
            <w:r>
              <w:rPr>
                <w:rFonts w:cs="Times New Roman"/>
                <w:szCs w:val="24"/>
              </w:rPr>
              <w:t>% of students with higher response on post survey</w:t>
            </w:r>
          </w:p>
        </w:tc>
      </w:tr>
      <w:tr w:rsidR="0090609A" w14:paraId="46612CE4" w14:textId="77777777">
        <w:trPr>
          <w:jc w:val="center"/>
        </w:trPr>
        <w:tc>
          <w:tcPr>
            <w:tcW w:w="5014" w:type="dxa"/>
            <w:tcBorders>
              <w:top w:val="single" w:sz="4" w:space="0" w:color="auto"/>
              <w:left w:val="single" w:sz="4" w:space="0" w:color="auto"/>
              <w:bottom w:val="single" w:sz="4" w:space="0" w:color="auto"/>
              <w:right w:val="single" w:sz="4" w:space="0" w:color="auto"/>
            </w:tcBorders>
          </w:tcPr>
          <w:p w14:paraId="55889EF6" w14:textId="77777777" w:rsidR="00317EB5" w:rsidRDefault="00317EB5" w:rsidP="00B01854">
            <w:pPr>
              <w:contextualSpacing/>
              <w:rPr>
                <w:rFonts w:eastAsiaTheme="majorEastAsia" w:cs="Times New Roman"/>
                <w:b/>
                <w:bCs/>
                <w:color w:val="4F81BD" w:themeColor="accent1"/>
                <w:szCs w:val="24"/>
              </w:rPr>
            </w:pPr>
            <w:r>
              <w:rPr>
                <w:rFonts w:cs="Times New Roman"/>
                <w:szCs w:val="24"/>
              </w:rPr>
              <w:t>“Statistics is worthless</w:t>
            </w:r>
            <w:r w:rsidR="00EE3CEA">
              <w:rPr>
                <w:rFonts w:cs="Times New Roman"/>
                <w:szCs w:val="24"/>
              </w:rPr>
              <w:t>.</w:t>
            </w:r>
            <w:r>
              <w:rPr>
                <w:rFonts w:cs="Times New Roman"/>
                <w:szCs w:val="24"/>
              </w:rPr>
              <w:t>”</w:t>
            </w:r>
            <w:r w:rsidR="00CA2029">
              <w:rPr>
                <w:rFonts w:cs="Times New Roman"/>
                <w:szCs w:val="24"/>
              </w:rPr>
              <w:t xml:space="preserve"> (reverse cod</w:t>
            </w:r>
            <w:r w:rsidR="00B01854">
              <w:rPr>
                <w:rFonts w:cs="Times New Roman"/>
                <w:szCs w:val="24"/>
              </w:rPr>
              <w:t>ed</w:t>
            </w:r>
            <w:r w:rsidR="00CA2029">
              <w:rPr>
                <w:rFonts w:cs="Times New Roman"/>
                <w:szCs w:val="24"/>
              </w:rPr>
              <w:t>)</w:t>
            </w:r>
          </w:p>
        </w:tc>
        <w:tc>
          <w:tcPr>
            <w:tcW w:w="1851" w:type="dxa"/>
            <w:tcBorders>
              <w:top w:val="single" w:sz="4" w:space="0" w:color="auto"/>
              <w:left w:val="single" w:sz="4" w:space="0" w:color="auto"/>
              <w:bottom w:val="single" w:sz="4" w:space="0" w:color="auto"/>
              <w:right w:val="single" w:sz="4" w:space="0" w:color="auto"/>
            </w:tcBorders>
          </w:tcPr>
          <w:p w14:paraId="754727FE" w14:textId="77777777" w:rsidR="00317EB5" w:rsidRDefault="00317EB5" w:rsidP="00DF26DD">
            <w:pPr>
              <w:contextualSpacing/>
              <w:rPr>
                <w:rFonts w:eastAsiaTheme="majorEastAsia" w:cs="Times New Roman"/>
                <w:b/>
                <w:bCs/>
                <w:color w:val="4F81BD" w:themeColor="accent1"/>
                <w:szCs w:val="24"/>
              </w:rPr>
            </w:pPr>
            <w:r>
              <w:rPr>
                <w:rFonts w:cs="Times New Roman"/>
                <w:szCs w:val="24"/>
              </w:rPr>
              <w:t>76.9</w:t>
            </w:r>
          </w:p>
        </w:tc>
        <w:tc>
          <w:tcPr>
            <w:tcW w:w="1840" w:type="dxa"/>
            <w:tcBorders>
              <w:top w:val="single" w:sz="4" w:space="0" w:color="auto"/>
              <w:left w:val="single" w:sz="4" w:space="0" w:color="auto"/>
              <w:bottom w:val="single" w:sz="4" w:space="0" w:color="auto"/>
              <w:right w:val="single" w:sz="4" w:space="0" w:color="auto"/>
            </w:tcBorders>
          </w:tcPr>
          <w:p w14:paraId="45D6394E" w14:textId="77777777" w:rsidR="00317EB5" w:rsidRDefault="00317EB5" w:rsidP="00DF26DD">
            <w:pPr>
              <w:contextualSpacing/>
              <w:rPr>
                <w:rFonts w:eastAsiaTheme="majorEastAsia" w:cs="Times New Roman"/>
                <w:b/>
                <w:bCs/>
                <w:color w:val="4F81BD" w:themeColor="accent1"/>
                <w:szCs w:val="24"/>
              </w:rPr>
            </w:pPr>
            <w:r>
              <w:rPr>
                <w:rFonts w:cs="Times New Roman"/>
                <w:szCs w:val="24"/>
              </w:rPr>
              <w:t>41.0</w:t>
            </w:r>
          </w:p>
        </w:tc>
      </w:tr>
      <w:tr w:rsidR="0090609A" w14:paraId="18F6B767" w14:textId="77777777">
        <w:trPr>
          <w:jc w:val="center"/>
        </w:trPr>
        <w:tc>
          <w:tcPr>
            <w:tcW w:w="5014" w:type="dxa"/>
            <w:tcBorders>
              <w:top w:val="single" w:sz="4" w:space="0" w:color="auto"/>
              <w:left w:val="single" w:sz="4" w:space="0" w:color="auto"/>
              <w:bottom w:val="single" w:sz="4" w:space="0" w:color="auto"/>
              <w:right w:val="single" w:sz="4" w:space="0" w:color="auto"/>
            </w:tcBorders>
          </w:tcPr>
          <w:p w14:paraId="19041294" w14:textId="77777777" w:rsidR="00317EB5" w:rsidRDefault="00317EB5" w:rsidP="00654379">
            <w:pPr>
              <w:contextualSpacing/>
              <w:rPr>
                <w:rFonts w:eastAsiaTheme="majorEastAsia" w:cs="Times New Roman"/>
                <w:b/>
                <w:bCs/>
                <w:color w:val="4F81BD" w:themeColor="accent1"/>
                <w:szCs w:val="24"/>
              </w:rPr>
            </w:pPr>
            <w:r>
              <w:rPr>
                <w:rFonts w:cs="Times New Roman"/>
                <w:szCs w:val="24"/>
              </w:rPr>
              <w:t>“</w:t>
            </w:r>
            <w:r w:rsidR="00EE3CEA">
              <w:rPr>
                <w:rFonts w:cs="Times New Roman"/>
                <w:szCs w:val="24"/>
              </w:rPr>
              <w:t>Statistical thinking is not applicable in my life outside my job.”</w:t>
            </w:r>
            <w:r w:rsidR="00CA2029">
              <w:rPr>
                <w:rFonts w:cs="Times New Roman"/>
                <w:szCs w:val="24"/>
              </w:rPr>
              <w:t xml:space="preserve"> (reverse cod</w:t>
            </w:r>
            <w:r w:rsidR="00654379">
              <w:rPr>
                <w:rFonts w:cs="Times New Roman"/>
                <w:szCs w:val="24"/>
              </w:rPr>
              <w:t>ed</w:t>
            </w:r>
            <w:r w:rsidR="00CA2029">
              <w:rPr>
                <w:rFonts w:cs="Times New Roman"/>
                <w:szCs w:val="24"/>
              </w:rPr>
              <w:t>)</w:t>
            </w:r>
          </w:p>
        </w:tc>
        <w:tc>
          <w:tcPr>
            <w:tcW w:w="1851" w:type="dxa"/>
            <w:tcBorders>
              <w:top w:val="single" w:sz="4" w:space="0" w:color="auto"/>
              <w:left w:val="single" w:sz="4" w:space="0" w:color="auto"/>
              <w:bottom w:val="single" w:sz="4" w:space="0" w:color="auto"/>
              <w:right w:val="single" w:sz="4" w:space="0" w:color="auto"/>
            </w:tcBorders>
          </w:tcPr>
          <w:p w14:paraId="4C4972E2" w14:textId="77777777" w:rsidR="00317EB5" w:rsidRDefault="00EE3CEA" w:rsidP="00DF26DD">
            <w:pPr>
              <w:contextualSpacing/>
              <w:rPr>
                <w:rFonts w:eastAsiaTheme="majorEastAsia" w:cs="Times New Roman"/>
                <w:b/>
                <w:bCs/>
                <w:color w:val="4F81BD" w:themeColor="accent1"/>
                <w:szCs w:val="24"/>
              </w:rPr>
            </w:pPr>
            <w:r>
              <w:rPr>
                <w:rFonts w:cs="Times New Roman"/>
                <w:szCs w:val="24"/>
              </w:rPr>
              <w:t>73.1</w:t>
            </w:r>
          </w:p>
        </w:tc>
        <w:tc>
          <w:tcPr>
            <w:tcW w:w="1840" w:type="dxa"/>
            <w:tcBorders>
              <w:top w:val="single" w:sz="4" w:space="0" w:color="auto"/>
              <w:left w:val="single" w:sz="4" w:space="0" w:color="auto"/>
              <w:bottom w:val="single" w:sz="4" w:space="0" w:color="auto"/>
              <w:right w:val="single" w:sz="4" w:space="0" w:color="auto"/>
            </w:tcBorders>
          </w:tcPr>
          <w:p w14:paraId="38C92E01" w14:textId="77777777" w:rsidR="00317EB5" w:rsidRDefault="00EE3CEA" w:rsidP="00DF26DD">
            <w:pPr>
              <w:contextualSpacing/>
              <w:rPr>
                <w:rFonts w:eastAsiaTheme="majorEastAsia" w:cs="Times New Roman"/>
                <w:b/>
                <w:bCs/>
                <w:color w:val="4F81BD" w:themeColor="accent1"/>
                <w:szCs w:val="24"/>
              </w:rPr>
            </w:pPr>
            <w:r>
              <w:rPr>
                <w:rFonts w:cs="Times New Roman"/>
                <w:szCs w:val="24"/>
              </w:rPr>
              <w:t>43.6</w:t>
            </w:r>
          </w:p>
        </w:tc>
      </w:tr>
      <w:tr w:rsidR="0090609A" w14:paraId="6F9B710D" w14:textId="77777777">
        <w:trPr>
          <w:jc w:val="center"/>
        </w:trPr>
        <w:tc>
          <w:tcPr>
            <w:tcW w:w="5014" w:type="dxa"/>
            <w:tcBorders>
              <w:top w:val="single" w:sz="4" w:space="0" w:color="auto"/>
              <w:left w:val="single" w:sz="4" w:space="0" w:color="auto"/>
              <w:bottom w:val="single" w:sz="4" w:space="0" w:color="auto"/>
              <w:right w:val="single" w:sz="4" w:space="0" w:color="auto"/>
            </w:tcBorders>
          </w:tcPr>
          <w:p w14:paraId="4BE6B87E" w14:textId="77777777" w:rsidR="00317EB5" w:rsidRDefault="00EE3CEA" w:rsidP="00654379">
            <w:pPr>
              <w:contextualSpacing/>
              <w:rPr>
                <w:rFonts w:eastAsiaTheme="majorEastAsia" w:cs="Times New Roman"/>
                <w:b/>
                <w:bCs/>
                <w:color w:val="4F81BD" w:themeColor="accent1"/>
                <w:szCs w:val="24"/>
              </w:rPr>
            </w:pPr>
            <w:r>
              <w:rPr>
                <w:rFonts w:cs="Times New Roman"/>
                <w:szCs w:val="24"/>
              </w:rPr>
              <w:t>“Statistical conclusions are rarely presented in everyday life.”</w:t>
            </w:r>
            <w:r w:rsidR="00CA2029">
              <w:rPr>
                <w:rFonts w:cs="Times New Roman"/>
                <w:szCs w:val="24"/>
              </w:rPr>
              <w:t xml:space="preserve"> (reverse cod</w:t>
            </w:r>
            <w:r w:rsidR="00654379">
              <w:rPr>
                <w:rFonts w:cs="Times New Roman"/>
                <w:szCs w:val="24"/>
              </w:rPr>
              <w:t>ed</w:t>
            </w:r>
            <w:r w:rsidR="00CA2029">
              <w:rPr>
                <w:rFonts w:cs="Times New Roman"/>
                <w:szCs w:val="24"/>
              </w:rPr>
              <w:t>)</w:t>
            </w:r>
          </w:p>
        </w:tc>
        <w:tc>
          <w:tcPr>
            <w:tcW w:w="1851" w:type="dxa"/>
            <w:tcBorders>
              <w:top w:val="single" w:sz="4" w:space="0" w:color="auto"/>
              <w:left w:val="single" w:sz="4" w:space="0" w:color="auto"/>
              <w:bottom w:val="single" w:sz="4" w:space="0" w:color="auto"/>
              <w:right w:val="single" w:sz="4" w:space="0" w:color="auto"/>
            </w:tcBorders>
          </w:tcPr>
          <w:p w14:paraId="6D409DF3" w14:textId="77777777" w:rsidR="00317EB5" w:rsidRDefault="00EE3CEA" w:rsidP="00DF26DD">
            <w:pPr>
              <w:contextualSpacing/>
              <w:rPr>
                <w:rFonts w:eastAsiaTheme="majorEastAsia" w:cs="Times New Roman"/>
                <w:b/>
                <w:bCs/>
                <w:color w:val="4F81BD" w:themeColor="accent1"/>
                <w:szCs w:val="24"/>
              </w:rPr>
            </w:pPr>
            <w:r>
              <w:rPr>
                <w:rFonts w:cs="Times New Roman"/>
                <w:szCs w:val="24"/>
              </w:rPr>
              <w:t>75.6</w:t>
            </w:r>
          </w:p>
        </w:tc>
        <w:tc>
          <w:tcPr>
            <w:tcW w:w="1840" w:type="dxa"/>
            <w:tcBorders>
              <w:top w:val="single" w:sz="4" w:space="0" w:color="auto"/>
              <w:left w:val="single" w:sz="4" w:space="0" w:color="auto"/>
              <w:bottom w:val="single" w:sz="4" w:space="0" w:color="auto"/>
              <w:right w:val="single" w:sz="4" w:space="0" w:color="auto"/>
            </w:tcBorders>
          </w:tcPr>
          <w:p w14:paraId="62F86DDC" w14:textId="77777777" w:rsidR="00317EB5" w:rsidRDefault="00EE3CEA" w:rsidP="00DF26DD">
            <w:pPr>
              <w:contextualSpacing/>
              <w:rPr>
                <w:rFonts w:eastAsiaTheme="majorEastAsia" w:cs="Times New Roman"/>
                <w:b/>
                <w:bCs/>
                <w:color w:val="4F81BD" w:themeColor="accent1"/>
                <w:szCs w:val="24"/>
              </w:rPr>
            </w:pPr>
            <w:r>
              <w:rPr>
                <w:rFonts w:cs="Times New Roman"/>
                <w:szCs w:val="24"/>
              </w:rPr>
              <w:t>39.7</w:t>
            </w:r>
          </w:p>
        </w:tc>
      </w:tr>
      <w:tr w:rsidR="0090609A" w14:paraId="515E6BAC" w14:textId="77777777">
        <w:trPr>
          <w:jc w:val="center"/>
        </w:trPr>
        <w:tc>
          <w:tcPr>
            <w:tcW w:w="5014" w:type="dxa"/>
            <w:tcBorders>
              <w:top w:val="single" w:sz="4" w:space="0" w:color="auto"/>
              <w:left w:val="single" w:sz="4" w:space="0" w:color="auto"/>
              <w:bottom w:val="single" w:sz="4" w:space="0" w:color="auto"/>
              <w:right w:val="single" w:sz="4" w:space="0" w:color="auto"/>
            </w:tcBorders>
          </w:tcPr>
          <w:p w14:paraId="394D01A6" w14:textId="77777777" w:rsidR="00317EB5" w:rsidRDefault="00EE3CEA" w:rsidP="00654379">
            <w:pPr>
              <w:contextualSpacing/>
              <w:rPr>
                <w:rFonts w:eastAsiaTheme="majorEastAsia" w:cs="Times New Roman"/>
                <w:b/>
                <w:bCs/>
                <w:color w:val="4F81BD" w:themeColor="accent1"/>
                <w:szCs w:val="24"/>
              </w:rPr>
            </w:pPr>
            <w:r>
              <w:rPr>
                <w:rFonts w:cs="Times New Roman"/>
                <w:szCs w:val="24"/>
              </w:rPr>
              <w:t>“I will have no application for statistics in my profession.”</w:t>
            </w:r>
            <w:r w:rsidR="00CA2029">
              <w:rPr>
                <w:rFonts w:cs="Times New Roman"/>
                <w:szCs w:val="24"/>
              </w:rPr>
              <w:t xml:space="preserve"> (</w:t>
            </w:r>
            <w:r w:rsidR="00654379">
              <w:rPr>
                <w:rFonts w:cs="Times New Roman"/>
                <w:szCs w:val="24"/>
              </w:rPr>
              <w:t>reverse</w:t>
            </w:r>
            <w:r w:rsidR="00CA2029">
              <w:rPr>
                <w:rFonts w:cs="Times New Roman"/>
                <w:szCs w:val="24"/>
              </w:rPr>
              <w:t xml:space="preserve"> cod</w:t>
            </w:r>
            <w:r w:rsidR="00654379">
              <w:rPr>
                <w:rFonts w:cs="Times New Roman"/>
                <w:szCs w:val="24"/>
              </w:rPr>
              <w:t>ed</w:t>
            </w:r>
            <w:r w:rsidR="00CA2029">
              <w:rPr>
                <w:rFonts w:cs="Times New Roman"/>
                <w:szCs w:val="24"/>
              </w:rPr>
              <w:t>)</w:t>
            </w:r>
          </w:p>
        </w:tc>
        <w:tc>
          <w:tcPr>
            <w:tcW w:w="1851" w:type="dxa"/>
            <w:tcBorders>
              <w:top w:val="single" w:sz="4" w:space="0" w:color="auto"/>
              <w:left w:val="single" w:sz="4" w:space="0" w:color="auto"/>
              <w:bottom w:val="single" w:sz="4" w:space="0" w:color="auto"/>
              <w:right w:val="single" w:sz="4" w:space="0" w:color="auto"/>
            </w:tcBorders>
          </w:tcPr>
          <w:p w14:paraId="5A4515F2" w14:textId="77777777" w:rsidR="00317EB5" w:rsidRDefault="00EE3CEA" w:rsidP="00DF26DD">
            <w:pPr>
              <w:contextualSpacing/>
              <w:rPr>
                <w:rFonts w:eastAsiaTheme="majorEastAsia" w:cs="Times New Roman"/>
                <w:b/>
                <w:bCs/>
                <w:color w:val="4F81BD" w:themeColor="accent1"/>
                <w:szCs w:val="24"/>
              </w:rPr>
            </w:pPr>
            <w:r>
              <w:rPr>
                <w:rFonts w:cs="Times New Roman"/>
                <w:szCs w:val="24"/>
              </w:rPr>
              <w:t>73.1</w:t>
            </w:r>
          </w:p>
        </w:tc>
        <w:tc>
          <w:tcPr>
            <w:tcW w:w="1840" w:type="dxa"/>
            <w:tcBorders>
              <w:top w:val="single" w:sz="4" w:space="0" w:color="auto"/>
              <w:left w:val="single" w:sz="4" w:space="0" w:color="auto"/>
              <w:bottom w:val="single" w:sz="4" w:space="0" w:color="auto"/>
              <w:right w:val="single" w:sz="4" w:space="0" w:color="auto"/>
            </w:tcBorders>
          </w:tcPr>
          <w:p w14:paraId="2767BA2F" w14:textId="77777777" w:rsidR="00317EB5" w:rsidRDefault="00EE3CEA" w:rsidP="00DF26DD">
            <w:pPr>
              <w:contextualSpacing/>
              <w:rPr>
                <w:rFonts w:eastAsiaTheme="majorEastAsia" w:cs="Times New Roman"/>
                <w:b/>
                <w:bCs/>
                <w:color w:val="4F81BD" w:themeColor="accent1"/>
                <w:szCs w:val="24"/>
              </w:rPr>
            </w:pPr>
            <w:r>
              <w:rPr>
                <w:rFonts w:cs="Times New Roman"/>
                <w:szCs w:val="24"/>
              </w:rPr>
              <w:t>30.8</w:t>
            </w:r>
          </w:p>
        </w:tc>
      </w:tr>
      <w:tr w:rsidR="0090609A" w14:paraId="704D5863" w14:textId="77777777">
        <w:trPr>
          <w:jc w:val="center"/>
        </w:trPr>
        <w:tc>
          <w:tcPr>
            <w:tcW w:w="5014" w:type="dxa"/>
            <w:tcBorders>
              <w:top w:val="single" w:sz="4" w:space="0" w:color="auto"/>
              <w:left w:val="single" w:sz="4" w:space="0" w:color="auto"/>
              <w:bottom w:val="single" w:sz="4" w:space="0" w:color="auto"/>
              <w:right w:val="single" w:sz="4" w:space="0" w:color="auto"/>
            </w:tcBorders>
          </w:tcPr>
          <w:p w14:paraId="2E559414" w14:textId="77777777" w:rsidR="00317EB5" w:rsidRDefault="00EE3CEA" w:rsidP="00DF26DD">
            <w:pPr>
              <w:contextualSpacing/>
              <w:rPr>
                <w:rFonts w:eastAsiaTheme="majorEastAsia" w:cs="Times New Roman"/>
                <w:b/>
                <w:bCs/>
                <w:color w:val="4F81BD" w:themeColor="accent1"/>
                <w:szCs w:val="24"/>
              </w:rPr>
            </w:pPr>
            <w:r>
              <w:rPr>
                <w:rFonts w:cs="Times New Roman"/>
                <w:szCs w:val="24"/>
              </w:rPr>
              <w:t>“I use statistics in my everyday life.”</w:t>
            </w:r>
          </w:p>
        </w:tc>
        <w:tc>
          <w:tcPr>
            <w:tcW w:w="1851" w:type="dxa"/>
            <w:tcBorders>
              <w:top w:val="single" w:sz="4" w:space="0" w:color="auto"/>
              <w:left w:val="single" w:sz="4" w:space="0" w:color="auto"/>
              <w:bottom w:val="single" w:sz="4" w:space="0" w:color="auto"/>
              <w:right w:val="single" w:sz="4" w:space="0" w:color="auto"/>
            </w:tcBorders>
          </w:tcPr>
          <w:p w14:paraId="241EA101" w14:textId="77777777" w:rsidR="00317EB5" w:rsidRDefault="00EE3CEA" w:rsidP="00DF26DD">
            <w:pPr>
              <w:contextualSpacing/>
              <w:rPr>
                <w:rFonts w:eastAsiaTheme="majorEastAsia" w:cs="Times New Roman"/>
                <w:b/>
                <w:bCs/>
                <w:color w:val="4F81BD" w:themeColor="accent1"/>
                <w:szCs w:val="24"/>
              </w:rPr>
            </w:pPr>
            <w:r>
              <w:rPr>
                <w:rFonts w:cs="Times New Roman"/>
                <w:szCs w:val="24"/>
              </w:rPr>
              <w:t>80.1</w:t>
            </w:r>
          </w:p>
        </w:tc>
        <w:tc>
          <w:tcPr>
            <w:tcW w:w="1840" w:type="dxa"/>
            <w:tcBorders>
              <w:top w:val="single" w:sz="4" w:space="0" w:color="auto"/>
              <w:left w:val="single" w:sz="4" w:space="0" w:color="auto"/>
              <w:bottom w:val="single" w:sz="4" w:space="0" w:color="auto"/>
              <w:right w:val="single" w:sz="4" w:space="0" w:color="auto"/>
            </w:tcBorders>
          </w:tcPr>
          <w:p w14:paraId="46135FC1" w14:textId="77777777" w:rsidR="00317EB5" w:rsidRDefault="00EE3CEA" w:rsidP="00DF26DD">
            <w:pPr>
              <w:contextualSpacing/>
              <w:rPr>
                <w:rFonts w:eastAsiaTheme="majorEastAsia" w:cs="Times New Roman"/>
                <w:b/>
                <w:bCs/>
                <w:color w:val="4F81BD" w:themeColor="accent1"/>
                <w:szCs w:val="24"/>
              </w:rPr>
            </w:pPr>
            <w:r>
              <w:rPr>
                <w:rFonts w:cs="Times New Roman"/>
                <w:szCs w:val="24"/>
              </w:rPr>
              <w:t>42.3</w:t>
            </w:r>
          </w:p>
        </w:tc>
      </w:tr>
      <w:tr w:rsidR="0090609A" w14:paraId="35B457EB" w14:textId="77777777">
        <w:trPr>
          <w:jc w:val="center"/>
        </w:trPr>
        <w:tc>
          <w:tcPr>
            <w:tcW w:w="5014" w:type="dxa"/>
            <w:tcBorders>
              <w:top w:val="single" w:sz="4" w:space="0" w:color="auto"/>
              <w:left w:val="single" w:sz="4" w:space="0" w:color="auto"/>
              <w:bottom w:val="single" w:sz="4" w:space="0" w:color="auto"/>
              <w:right w:val="single" w:sz="4" w:space="0" w:color="auto"/>
            </w:tcBorders>
          </w:tcPr>
          <w:p w14:paraId="6244AFAB" w14:textId="77777777" w:rsidR="00317EB5" w:rsidRDefault="00EE3CEA" w:rsidP="00DF26DD">
            <w:pPr>
              <w:contextualSpacing/>
              <w:rPr>
                <w:rFonts w:eastAsiaTheme="majorEastAsia" w:cs="Times New Roman"/>
                <w:b/>
                <w:bCs/>
                <w:color w:val="4F81BD" w:themeColor="accent1"/>
                <w:szCs w:val="24"/>
              </w:rPr>
            </w:pPr>
            <w:r>
              <w:rPr>
                <w:rFonts w:cs="Times New Roman"/>
                <w:szCs w:val="24"/>
              </w:rPr>
              <w:t>“I can learn statistics.”</w:t>
            </w:r>
          </w:p>
        </w:tc>
        <w:tc>
          <w:tcPr>
            <w:tcW w:w="1851" w:type="dxa"/>
            <w:tcBorders>
              <w:top w:val="single" w:sz="4" w:space="0" w:color="auto"/>
              <w:left w:val="single" w:sz="4" w:space="0" w:color="auto"/>
              <w:bottom w:val="single" w:sz="4" w:space="0" w:color="auto"/>
              <w:right w:val="single" w:sz="4" w:space="0" w:color="auto"/>
            </w:tcBorders>
          </w:tcPr>
          <w:p w14:paraId="00142DEF" w14:textId="77777777" w:rsidR="00317EB5" w:rsidRDefault="00EE3CEA" w:rsidP="00DF26DD">
            <w:pPr>
              <w:contextualSpacing/>
              <w:rPr>
                <w:rFonts w:eastAsiaTheme="majorEastAsia" w:cs="Times New Roman"/>
                <w:b/>
                <w:bCs/>
                <w:color w:val="4F81BD" w:themeColor="accent1"/>
                <w:szCs w:val="24"/>
              </w:rPr>
            </w:pPr>
            <w:r>
              <w:rPr>
                <w:rFonts w:cs="Times New Roman"/>
                <w:szCs w:val="24"/>
              </w:rPr>
              <w:t>78.2</w:t>
            </w:r>
          </w:p>
        </w:tc>
        <w:tc>
          <w:tcPr>
            <w:tcW w:w="1840" w:type="dxa"/>
            <w:tcBorders>
              <w:top w:val="single" w:sz="4" w:space="0" w:color="auto"/>
              <w:left w:val="single" w:sz="4" w:space="0" w:color="auto"/>
              <w:bottom w:val="single" w:sz="4" w:space="0" w:color="auto"/>
              <w:right w:val="single" w:sz="4" w:space="0" w:color="auto"/>
            </w:tcBorders>
          </w:tcPr>
          <w:p w14:paraId="2132D223" w14:textId="77777777" w:rsidR="00317EB5" w:rsidRDefault="00EE3CEA" w:rsidP="00DF26DD">
            <w:pPr>
              <w:contextualSpacing/>
              <w:rPr>
                <w:rFonts w:eastAsiaTheme="majorEastAsia" w:cs="Times New Roman"/>
                <w:b/>
                <w:bCs/>
                <w:color w:val="4F81BD" w:themeColor="accent1"/>
                <w:szCs w:val="24"/>
              </w:rPr>
            </w:pPr>
            <w:r>
              <w:rPr>
                <w:rFonts w:cs="Times New Roman"/>
                <w:szCs w:val="24"/>
              </w:rPr>
              <w:t>15.4</w:t>
            </w:r>
          </w:p>
        </w:tc>
      </w:tr>
      <w:tr w:rsidR="0090609A" w14:paraId="20097523" w14:textId="77777777">
        <w:trPr>
          <w:jc w:val="center"/>
        </w:trPr>
        <w:tc>
          <w:tcPr>
            <w:tcW w:w="5014" w:type="dxa"/>
            <w:tcBorders>
              <w:top w:val="single" w:sz="4" w:space="0" w:color="auto"/>
              <w:left w:val="single" w:sz="4" w:space="0" w:color="auto"/>
              <w:bottom w:val="single" w:sz="4" w:space="0" w:color="auto"/>
              <w:right w:val="single" w:sz="4" w:space="0" w:color="auto"/>
            </w:tcBorders>
          </w:tcPr>
          <w:p w14:paraId="629D9342" w14:textId="77777777" w:rsidR="00317EB5" w:rsidRDefault="00EE3CEA" w:rsidP="00654379">
            <w:pPr>
              <w:contextualSpacing/>
              <w:rPr>
                <w:rFonts w:eastAsiaTheme="majorEastAsia" w:cs="Times New Roman"/>
                <w:b/>
                <w:bCs/>
                <w:color w:val="4F81BD" w:themeColor="accent1"/>
                <w:szCs w:val="24"/>
              </w:rPr>
            </w:pPr>
            <w:r>
              <w:rPr>
                <w:rFonts w:cs="Times New Roman"/>
                <w:szCs w:val="24"/>
              </w:rPr>
              <w:t>“Statistics is irrelevant in my life.”</w:t>
            </w:r>
            <w:r w:rsidR="00CA2029">
              <w:rPr>
                <w:rFonts w:cs="Times New Roman"/>
                <w:szCs w:val="24"/>
              </w:rPr>
              <w:t xml:space="preserve"> (reverse cod</w:t>
            </w:r>
            <w:r w:rsidR="00654379">
              <w:rPr>
                <w:rFonts w:cs="Times New Roman"/>
                <w:szCs w:val="24"/>
              </w:rPr>
              <w:t>ed</w:t>
            </w:r>
            <w:r w:rsidR="00CA2029">
              <w:rPr>
                <w:rFonts w:cs="Times New Roman"/>
                <w:szCs w:val="24"/>
              </w:rPr>
              <w:t>)</w:t>
            </w:r>
          </w:p>
        </w:tc>
        <w:tc>
          <w:tcPr>
            <w:tcW w:w="1851" w:type="dxa"/>
            <w:tcBorders>
              <w:top w:val="single" w:sz="4" w:space="0" w:color="auto"/>
              <w:left w:val="single" w:sz="4" w:space="0" w:color="auto"/>
              <w:bottom w:val="single" w:sz="4" w:space="0" w:color="auto"/>
              <w:right w:val="single" w:sz="4" w:space="0" w:color="auto"/>
            </w:tcBorders>
          </w:tcPr>
          <w:p w14:paraId="5227305B" w14:textId="77777777" w:rsidR="00317EB5" w:rsidRDefault="00EE3CEA" w:rsidP="00DF26DD">
            <w:pPr>
              <w:contextualSpacing/>
              <w:rPr>
                <w:rFonts w:eastAsiaTheme="majorEastAsia" w:cs="Times New Roman"/>
                <w:b/>
                <w:bCs/>
                <w:color w:val="4F81BD" w:themeColor="accent1"/>
                <w:szCs w:val="24"/>
              </w:rPr>
            </w:pPr>
            <w:r>
              <w:rPr>
                <w:rFonts w:cs="Times New Roman"/>
                <w:szCs w:val="24"/>
              </w:rPr>
              <w:t>67.9</w:t>
            </w:r>
          </w:p>
        </w:tc>
        <w:tc>
          <w:tcPr>
            <w:tcW w:w="1840" w:type="dxa"/>
            <w:tcBorders>
              <w:top w:val="single" w:sz="4" w:space="0" w:color="auto"/>
              <w:left w:val="single" w:sz="4" w:space="0" w:color="auto"/>
              <w:bottom w:val="single" w:sz="4" w:space="0" w:color="auto"/>
              <w:right w:val="single" w:sz="4" w:space="0" w:color="auto"/>
            </w:tcBorders>
          </w:tcPr>
          <w:p w14:paraId="4476E3AE" w14:textId="77777777" w:rsidR="00317EB5" w:rsidRDefault="00EE3CEA" w:rsidP="00DF26DD">
            <w:pPr>
              <w:contextualSpacing/>
              <w:rPr>
                <w:rFonts w:eastAsiaTheme="majorEastAsia" w:cs="Times New Roman"/>
                <w:b/>
                <w:bCs/>
                <w:color w:val="4F81BD" w:themeColor="accent1"/>
                <w:szCs w:val="24"/>
              </w:rPr>
            </w:pPr>
            <w:r>
              <w:rPr>
                <w:rFonts w:cs="Times New Roman"/>
                <w:szCs w:val="24"/>
              </w:rPr>
              <w:t>35.9</w:t>
            </w:r>
          </w:p>
        </w:tc>
      </w:tr>
      <w:tr w:rsidR="0090609A" w14:paraId="36A00871" w14:textId="77777777">
        <w:trPr>
          <w:jc w:val="center"/>
        </w:trPr>
        <w:tc>
          <w:tcPr>
            <w:tcW w:w="5014" w:type="dxa"/>
            <w:tcBorders>
              <w:top w:val="single" w:sz="4" w:space="0" w:color="auto"/>
              <w:left w:val="single" w:sz="4" w:space="0" w:color="auto"/>
              <w:bottom w:val="single" w:sz="4" w:space="0" w:color="auto"/>
              <w:right w:val="single" w:sz="4" w:space="0" w:color="auto"/>
            </w:tcBorders>
          </w:tcPr>
          <w:p w14:paraId="25DF7AE9" w14:textId="77777777" w:rsidR="00317EB5" w:rsidRDefault="00EE3CEA" w:rsidP="00654379">
            <w:pPr>
              <w:contextualSpacing/>
              <w:rPr>
                <w:rFonts w:eastAsiaTheme="majorEastAsia" w:cs="Times New Roman"/>
                <w:b/>
                <w:bCs/>
                <w:color w:val="4F81BD" w:themeColor="accent1"/>
                <w:szCs w:val="24"/>
              </w:rPr>
            </w:pPr>
            <w:r>
              <w:rPr>
                <w:rFonts w:cs="Times New Roman"/>
                <w:szCs w:val="24"/>
              </w:rPr>
              <w:t>“I will find it difficult to understand statistical concepts.”</w:t>
            </w:r>
            <w:r w:rsidR="00CA2029">
              <w:rPr>
                <w:rFonts w:cs="Times New Roman"/>
                <w:szCs w:val="24"/>
              </w:rPr>
              <w:t xml:space="preserve"> (reverse cod</w:t>
            </w:r>
            <w:r w:rsidR="00654379">
              <w:rPr>
                <w:rFonts w:cs="Times New Roman"/>
                <w:szCs w:val="24"/>
              </w:rPr>
              <w:t>ed</w:t>
            </w:r>
            <w:r w:rsidR="00CA2029">
              <w:rPr>
                <w:rFonts w:cs="Times New Roman"/>
                <w:szCs w:val="24"/>
              </w:rPr>
              <w:t>)</w:t>
            </w:r>
          </w:p>
        </w:tc>
        <w:tc>
          <w:tcPr>
            <w:tcW w:w="1851" w:type="dxa"/>
            <w:tcBorders>
              <w:top w:val="single" w:sz="4" w:space="0" w:color="auto"/>
              <w:left w:val="single" w:sz="4" w:space="0" w:color="auto"/>
              <w:bottom w:val="single" w:sz="4" w:space="0" w:color="auto"/>
              <w:right w:val="single" w:sz="4" w:space="0" w:color="auto"/>
            </w:tcBorders>
          </w:tcPr>
          <w:p w14:paraId="097B0328" w14:textId="77777777" w:rsidR="00317EB5" w:rsidRDefault="00EE3CEA" w:rsidP="00DF26DD">
            <w:pPr>
              <w:contextualSpacing/>
              <w:rPr>
                <w:rFonts w:eastAsiaTheme="majorEastAsia" w:cs="Times New Roman"/>
                <w:b/>
                <w:bCs/>
                <w:color w:val="4F81BD" w:themeColor="accent1"/>
                <w:szCs w:val="24"/>
              </w:rPr>
            </w:pPr>
            <w:r>
              <w:rPr>
                <w:rFonts w:cs="Times New Roman"/>
                <w:szCs w:val="24"/>
              </w:rPr>
              <w:t>79.4</w:t>
            </w:r>
          </w:p>
        </w:tc>
        <w:tc>
          <w:tcPr>
            <w:tcW w:w="1840" w:type="dxa"/>
            <w:tcBorders>
              <w:top w:val="single" w:sz="4" w:space="0" w:color="auto"/>
              <w:left w:val="single" w:sz="4" w:space="0" w:color="auto"/>
              <w:bottom w:val="single" w:sz="4" w:space="0" w:color="auto"/>
              <w:right w:val="single" w:sz="4" w:space="0" w:color="auto"/>
            </w:tcBorders>
          </w:tcPr>
          <w:p w14:paraId="4F34C616" w14:textId="77777777" w:rsidR="00317EB5" w:rsidRDefault="00EE3CEA" w:rsidP="00DF26DD">
            <w:pPr>
              <w:contextualSpacing/>
              <w:rPr>
                <w:rFonts w:eastAsiaTheme="majorEastAsia" w:cs="Times New Roman"/>
                <w:b/>
                <w:bCs/>
                <w:color w:val="4F81BD" w:themeColor="accent1"/>
                <w:szCs w:val="24"/>
              </w:rPr>
            </w:pPr>
            <w:r>
              <w:rPr>
                <w:rFonts w:cs="Times New Roman"/>
                <w:szCs w:val="24"/>
              </w:rPr>
              <w:t>38.5</w:t>
            </w:r>
          </w:p>
        </w:tc>
      </w:tr>
      <w:tr w:rsidR="0090609A" w14:paraId="0E9F5282" w14:textId="77777777">
        <w:trPr>
          <w:jc w:val="center"/>
        </w:trPr>
        <w:tc>
          <w:tcPr>
            <w:tcW w:w="5014" w:type="dxa"/>
            <w:tcBorders>
              <w:top w:val="single" w:sz="4" w:space="0" w:color="auto"/>
              <w:left w:val="single" w:sz="4" w:space="0" w:color="auto"/>
              <w:bottom w:val="single" w:sz="4" w:space="0" w:color="auto"/>
              <w:right w:val="single" w:sz="4" w:space="0" w:color="auto"/>
            </w:tcBorders>
          </w:tcPr>
          <w:p w14:paraId="3470B7B6" w14:textId="77777777" w:rsidR="00EE3CEA" w:rsidRDefault="00EE3CEA" w:rsidP="00654379">
            <w:pPr>
              <w:contextualSpacing/>
              <w:rPr>
                <w:rFonts w:eastAsiaTheme="majorEastAsia" w:cs="Times New Roman"/>
                <w:b/>
                <w:bCs/>
                <w:color w:val="4F81BD" w:themeColor="accent1"/>
                <w:szCs w:val="24"/>
              </w:rPr>
            </w:pPr>
            <w:r>
              <w:rPr>
                <w:rFonts w:cs="Times New Roman"/>
                <w:szCs w:val="24"/>
              </w:rPr>
              <w:t>“Most people have to learn a new way of thinking to do statistics.”</w:t>
            </w:r>
            <w:r w:rsidR="00CA2029">
              <w:rPr>
                <w:rFonts w:cs="Times New Roman"/>
                <w:szCs w:val="24"/>
              </w:rPr>
              <w:t xml:space="preserve"> (reverse cod</w:t>
            </w:r>
            <w:r w:rsidR="00654379">
              <w:rPr>
                <w:rFonts w:cs="Times New Roman"/>
                <w:szCs w:val="24"/>
              </w:rPr>
              <w:t>ed</w:t>
            </w:r>
            <w:r w:rsidR="00840224">
              <w:rPr>
                <w:rFonts w:cs="Times New Roman"/>
                <w:szCs w:val="24"/>
              </w:rPr>
              <w:t>)</w:t>
            </w:r>
          </w:p>
        </w:tc>
        <w:tc>
          <w:tcPr>
            <w:tcW w:w="1851" w:type="dxa"/>
            <w:tcBorders>
              <w:top w:val="single" w:sz="4" w:space="0" w:color="auto"/>
              <w:left w:val="single" w:sz="4" w:space="0" w:color="auto"/>
              <w:bottom w:val="single" w:sz="4" w:space="0" w:color="auto"/>
              <w:right w:val="single" w:sz="4" w:space="0" w:color="auto"/>
            </w:tcBorders>
          </w:tcPr>
          <w:p w14:paraId="634480BB" w14:textId="77777777" w:rsidR="00EE3CEA" w:rsidRDefault="00EE3CEA" w:rsidP="00DF26DD">
            <w:pPr>
              <w:contextualSpacing/>
              <w:rPr>
                <w:rFonts w:eastAsiaTheme="majorEastAsia" w:cs="Times New Roman"/>
                <w:b/>
                <w:bCs/>
                <w:color w:val="4F81BD" w:themeColor="accent1"/>
                <w:szCs w:val="24"/>
              </w:rPr>
            </w:pPr>
            <w:r>
              <w:rPr>
                <w:rFonts w:cs="Times New Roman"/>
                <w:szCs w:val="24"/>
              </w:rPr>
              <w:t>72.0</w:t>
            </w:r>
          </w:p>
        </w:tc>
        <w:tc>
          <w:tcPr>
            <w:tcW w:w="1840" w:type="dxa"/>
            <w:tcBorders>
              <w:top w:val="single" w:sz="4" w:space="0" w:color="auto"/>
              <w:left w:val="single" w:sz="4" w:space="0" w:color="auto"/>
              <w:bottom w:val="single" w:sz="4" w:space="0" w:color="auto"/>
              <w:right w:val="single" w:sz="4" w:space="0" w:color="auto"/>
            </w:tcBorders>
          </w:tcPr>
          <w:p w14:paraId="560B67F0" w14:textId="77777777" w:rsidR="00EE3CEA" w:rsidRDefault="00EE3CEA" w:rsidP="00DF26DD">
            <w:pPr>
              <w:contextualSpacing/>
              <w:rPr>
                <w:rFonts w:eastAsiaTheme="majorEastAsia" w:cs="Times New Roman"/>
                <w:b/>
                <w:bCs/>
                <w:color w:val="4F81BD" w:themeColor="accent1"/>
                <w:szCs w:val="24"/>
              </w:rPr>
            </w:pPr>
            <w:r>
              <w:rPr>
                <w:rFonts w:cs="Times New Roman"/>
                <w:szCs w:val="24"/>
              </w:rPr>
              <w:t>30.8</w:t>
            </w:r>
          </w:p>
        </w:tc>
      </w:tr>
    </w:tbl>
    <w:p w14:paraId="112D036C" w14:textId="77777777" w:rsidR="00CB014B" w:rsidRPr="005E739F" w:rsidRDefault="00CB014B" w:rsidP="00DF26DD">
      <w:pPr>
        <w:spacing w:after="0" w:line="240" w:lineRule="auto"/>
        <w:contextualSpacing/>
        <w:rPr>
          <w:rFonts w:cs="Times New Roman"/>
          <w:szCs w:val="24"/>
        </w:rPr>
      </w:pPr>
    </w:p>
    <w:p w14:paraId="06E8F093" w14:textId="77777777" w:rsidR="00C631F7" w:rsidRDefault="00C631F7" w:rsidP="00DF26DD">
      <w:pPr>
        <w:spacing w:after="0" w:line="240" w:lineRule="auto"/>
        <w:contextualSpacing/>
        <w:outlineLvl w:val="0"/>
        <w:rPr>
          <w:rFonts w:cs="Times New Roman"/>
          <w:b/>
          <w:sz w:val="28"/>
          <w:szCs w:val="28"/>
        </w:rPr>
      </w:pPr>
    </w:p>
    <w:p w14:paraId="3161DC91" w14:textId="77777777" w:rsidR="00A130CF" w:rsidRDefault="00041668" w:rsidP="00DF26DD">
      <w:pPr>
        <w:spacing w:after="0" w:line="240" w:lineRule="auto"/>
        <w:contextualSpacing/>
        <w:outlineLvl w:val="0"/>
        <w:rPr>
          <w:rFonts w:cs="Times New Roman"/>
          <w:b/>
          <w:sz w:val="28"/>
          <w:szCs w:val="28"/>
        </w:rPr>
      </w:pPr>
      <w:r>
        <w:rPr>
          <w:rFonts w:cs="Times New Roman"/>
          <w:b/>
          <w:sz w:val="28"/>
          <w:szCs w:val="28"/>
        </w:rPr>
        <w:t>7</w:t>
      </w:r>
      <w:r w:rsidR="00C654E4">
        <w:rPr>
          <w:rFonts w:cs="Times New Roman"/>
          <w:b/>
          <w:sz w:val="28"/>
          <w:szCs w:val="28"/>
        </w:rPr>
        <w:t xml:space="preserve">. </w:t>
      </w:r>
      <w:r w:rsidR="00A130CF">
        <w:rPr>
          <w:rFonts w:cs="Times New Roman"/>
          <w:b/>
          <w:sz w:val="28"/>
          <w:szCs w:val="28"/>
        </w:rPr>
        <w:t>Conclusion</w:t>
      </w:r>
      <w:r w:rsidR="00C654E4">
        <w:rPr>
          <w:rFonts w:cs="Times New Roman"/>
          <w:b/>
          <w:sz w:val="28"/>
          <w:szCs w:val="28"/>
        </w:rPr>
        <w:t>s</w:t>
      </w:r>
      <w:r w:rsidR="009B0514">
        <w:rPr>
          <w:rFonts w:cs="Times New Roman"/>
          <w:b/>
          <w:sz w:val="28"/>
          <w:szCs w:val="28"/>
        </w:rPr>
        <w:t xml:space="preserve"> and Discussion</w:t>
      </w:r>
    </w:p>
    <w:p w14:paraId="1257841D" w14:textId="77777777" w:rsidR="00530B13" w:rsidRDefault="00530B13" w:rsidP="00DF26DD">
      <w:pPr>
        <w:spacing w:after="0" w:line="240" w:lineRule="auto"/>
        <w:contextualSpacing/>
        <w:rPr>
          <w:rFonts w:cs="Times New Roman"/>
          <w:szCs w:val="24"/>
        </w:rPr>
      </w:pPr>
    </w:p>
    <w:p w14:paraId="4274136B" w14:textId="5B6C8699" w:rsidR="007431B7" w:rsidRDefault="00016CC0" w:rsidP="00DF26DD">
      <w:pPr>
        <w:spacing w:after="0" w:line="240" w:lineRule="auto"/>
        <w:contextualSpacing/>
        <w:rPr>
          <w:rFonts w:cs="Times New Roman"/>
          <w:szCs w:val="24"/>
        </w:rPr>
      </w:pPr>
      <w:r w:rsidRPr="00016CC0">
        <w:rPr>
          <w:rFonts w:cs="Times New Roman"/>
          <w:szCs w:val="24"/>
        </w:rPr>
        <w:t>Measurement is a critical component in all statistics courses (</w:t>
      </w:r>
      <w:proofErr w:type="spellStart"/>
      <w:r w:rsidRPr="00016CC0">
        <w:rPr>
          <w:rFonts w:cs="Times New Roman"/>
          <w:szCs w:val="24"/>
        </w:rPr>
        <w:t>Vardeman</w:t>
      </w:r>
      <w:proofErr w:type="spellEnd"/>
      <w:r w:rsidRPr="00016CC0">
        <w:rPr>
          <w:rFonts w:cs="Times New Roman"/>
          <w:szCs w:val="24"/>
        </w:rPr>
        <w:t xml:space="preserve"> et al.</w:t>
      </w:r>
      <w:r w:rsidR="00DA622D">
        <w:rPr>
          <w:rFonts w:cs="Times New Roman"/>
          <w:szCs w:val="24"/>
        </w:rPr>
        <w:t>,</w:t>
      </w:r>
      <w:r w:rsidRPr="00016CC0">
        <w:rPr>
          <w:rFonts w:cs="Times New Roman"/>
          <w:szCs w:val="24"/>
        </w:rPr>
        <w:t xml:space="preserve"> 2010). By incorporating metrology in the statistics curriculum, variability and measurement error may be illustrated through concrete, relatable examples. Further, students will be challenged to connect statistical concepts to metrology concepts such as controlling for various sources of variability when taking measurements in data collection, recognizing the importance of </w:t>
      </w:r>
      <w:del w:id="245" w:author="Author">
        <w:r w:rsidRPr="00016CC0" w:rsidDel="007F6C8F">
          <w:rPr>
            <w:rFonts w:cs="Times New Roman"/>
            <w:szCs w:val="24"/>
          </w:rPr>
          <w:delText xml:space="preserve">accuracy and </w:delText>
        </w:r>
      </w:del>
      <w:r w:rsidRPr="00016CC0">
        <w:rPr>
          <w:rFonts w:cs="Times New Roman"/>
          <w:szCs w:val="24"/>
        </w:rPr>
        <w:t>precision</w:t>
      </w:r>
      <w:ins w:id="246" w:author="Author">
        <w:r w:rsidR="007F6C8F">
          <w:rPr>
            <w:rFonts w:cs="Times New Roman"/>
            <w:szCs w:val="24"/>
          </w:rPr>
          <w:t xml:space="preserve"> and bias</w:t>
        </w:r>
      </w:ins>
      <w:r w:rsidRPr="00016CC0">
        <w:rPr>
          <w:rFonts w:cs="Times New Roman"/>
          <w:szCs w:val="24"/>
        </w:rPr>
        <w:t xml:space="preserve"> in a measurement process, and understanding the implications of measurement error on statistical inference.</w:t>
      </w:r>
      <w:r w:rsidR="0039472A">
        <w:rPr>
          <w:rFonts w:cs="Times New Roman"/>
          <w:szCs w:val="24"/>
        </w:rPr>
        <w:t xml:space="preserve"> </w:t>
      </w:r>
      <w:r w:rsidR="0096331B">
        <w:rPr>
          <w:rFonts w:cs="Times New Roman"/>
          <w:szCs w:val="24"/>
        </w:rPr>
        <w:t xml:space="preserve">The pilot study provided encouragement </w:t>
      </w:r>
      <w:r w:rsidR="005524B8">
        <w:rPr>
          <w:rFonts w:cs="Times New Roman"/>
          <w:szCs w:val="24"/>
        </w:rPr>
        <w:t>as</w:t>
      </w:r>
      <w:r w:rsidR="0096331B">
        <w:rPr>
          <w:rFonts w:cs="Times New Roman"/>
          <w:szCs w:val="24"/>
        </w:rPr>
        <w:t xml:space="preserve"> our</w:t>
      </w:r>
      <w:r w:rsidR="002C26CE">
        <w:rPr>
          <w:rFonts w:cs="Times New Roman"/>
          <w:szCs w:val="24"/>
        </w:rPr>
        <w:t xml:space="preserve"> comparative study of th</w:t>
      </w:r>
      <w:r w:rsidR="004F3F0D">
        <w:rPr>
          <w:rFonts w:cs="Times New Roman"/>
          <w:szCs w:val="24"/>
        </w:rPr>
        <w:t>e abilities and attitudes of</w:t>
      </w:r>
      <w:r w:rsidR="002C26CE">
        <w:rPr>
          <w:rFonts w:cs="Times New Roman"/>
          <w:szCs w:val="24"/>
        </w:rPr>
        <w:t xml:space="preserve"> introductory </w:t>
      </w:r>
      <w:r w:rsidR="002A327F">
        <w:rPr>
          <w:rFonts w:cs="Times New Roman"/>
          <w:szCs w:val="24"/>
        </w:rPr>
        <w:t>students wh</w:t>
      </w:r>
      <w:r w:rsidR="0096331B">
        <w:rPr>
          <w:rFonts w:cs="Times New Roman"/>
          <w:szCs w:val="24"/>
        </w:rPr>
        <w:t xml:space="preserve">o participated in this study </w:t>
      </w:r>
      <w:r w:rsidR="002A327F">
        <w:rPr>
          <w:rFonts w:cs="Times New Roman"/>
          <w:szCs w:val="24"/>
        </w:rPr>
        <w:t>indicate</w:t>
      </w:r>
      <w:r w:rsidR="0096331B">
        <w:rPr>
          <w:rFonts w:cs="Times New Roman"/>
          <w:szCs w:val="24"/>
        </w:rPr>
        <w:t>d</w:t>
      </w:r>
      <w:r w:rsidR="002A327F">
        <w:rPr>
          <w:rFonts w:cs="Times New Roman"/>
          <w:szCs w:val="24"/>
        </w:rPr>
        <w:t xml:space="preserve"> </w:t>
      </w:r>
      <w:r w:rsidR="00F260B0">
        <w:rPr>
          <w:rFonts w:cs="Times New Roman"/>
          <w:szCs w:val="24"/>
        </w:rPr>
        <w:t>an improvement</w:t>
      </w:r>
      <w:r w:rsidR="002A327F">
        <w:rPr>
          <w:rFonts w:cs="Times New Roman"/>
          <w:szCs w:val="24"/>
        </w:rPr>
        <w:t xml:space="preserve"> after the presentation of the metrology material. </w:t>
      </w:r>
      <w:r w:rsidR="0082670D">
        <w:rPr>
          <w:rFonts w:cs="Times New Roman"/>
          <w:szCs w:val="24"/>
        </w:rPr>
        <w:t xml:space="preserve">These students were able to better </w:t>
      </w:r>
      <w:r w:rsidR="00F260B0">
        <w:rPr>
          <w:rFonts w:cs="Times New Roman"/>
          <w:szCs w:val="24"/>
        </w:rPr>
        <w:t>read and interpret measurements, understand variability and make compar</w:t>
      </w:r>
      <w:r w:rsidR="00B066E3">
        <w:rPr>
          <w:rFonts w:cs="Times New Roman"/>
          <w:szCs w:val="24"/>
        </w:rPr>
        <w:t>isons based on that variability. The students’</w:t>
      </w:r>
      <w:r w:rsidR="00F260B0">
        <w:rPr>
          <w:rFonts w:cs="Times New Roman"/>
          <w:szCs w:val="24"/>
        </w:rPr>
        <w:t xml:space="preserve"> attitude</w:t>
      </w:r>
      <w:r w:rsidR="00B066E3">
        <w:rPr>
          <w:rFonts w:cs="Times New Roman"/>
          <w:szCs w:val="24"/>
        </w:rPr>
        <w:t>s</w:t>
      </w:r>
      <w:r w:rsidR="00F260B0">
        <w:rPr>
          <w:rFonts w:cs="Times New Roman"/>
          <w:szCs w:val="24"/>
        </w:rPr>
        <w:t xml:space="preserve"> towards the usefulness of statistics</w:t>
      </w:r>
      <w:r w:rsidR="00D74AAE">
        <w:rPr>
          <w:rFonts w:cs="Times New Roman"/>
          <w:szCs w:val="24"/>
        </w:rPr>
        <w:t xml:space="preserve"> </w:t>
      </w:r>
      <w:r w:rsidR="00B066E3">
        <w:rPr>
          <w:rFonts w:cs="Times New Roman"/>
          <w:szCs w:val="24"/>
        </w:rPr>
        <w:t>also showed an increase</w:t>
      </w:r>
      <w:r w:rsidR="0082670D">
        <w:rPr>
          <w:rFonts w:cs="Times New Roman"/>
          <w:szCs w:val="24"/>
        </w:rPr>
        <w:t>.</w:t>
      </w:r>
      <w:r w:rsidR="00D82F7F">
        <w:rPr>
          <w:rFonts w:cs="Times New Roman"/>
          <w:szCs w:val="24"/>
        </w:rPr>
        <w:t xml:space="preserve"> </w:t>
      </w:r>
      <w:r w:rsidR="005524B8">
        <w:rPr>
          <w:rFonts w:cs="Times New Roman"/>
          <w:szCs w:val="24"/>
        </w:rPr>
        <w:t>A</w:t>
      </w:r>
      <w:r w:rsidR="00643D05">
        <w:rPr>
          <w:rFonts w:cs="Times New Roman"/>
          <w:szCs w:val="24"/>
        </w:rPr>
        <w:t xml:space="preserve"> </w:t>
      </w:r>
      <w:r w:rsidR="00643D05">
        <w:rPr>
          <w:rFonts w:cs="Times New Roman"/>
          <w:szCs w:val="24"/>
        </w:rPr>
        <w:lastRenderedPageBreak/>
        <w:t>more extensive study that allow</w:t>
      </w:r>
      <w:r w:rsidR="004F3F0D">
        <w:rPr>
          <w:rFonts w:cs="Times New Roman"/>
          <w:szCs w:val="24"/>
        </w:rPr>
        <w:t>ed</w:t>
      </w:r>
      <w:r w:rsidR="00643D05">
        <w:rPr>
          <w:rFonts w:cs="Times New Roman"/>
          <w:szCs w:val="24"/>
        </w:rPr>
        <w:t xml:space="preserve"> for </w:t>
      </w:r>
      <w:r w:rsidR="005524B8">
        <w:rPr>
          <w:rFonts w:cs="Times New Roman"/>
          <w:szCs w:val="24"/>
        </w:rPr>
        <w:t>statistical inference</w:t>
      </w:r>
      <w:r w:rsidR="00643D05">
        <w:rPr>
          <w:rFonts w:cs="Times New Roman"/>
          <w:szCs w:val="24"/>
        </w:rPr>
        <w:t xml:space="preserve"> </w:t>
      </w:r>
      <w:r w:rsidR="005524B8">
        <w:rPr>
          <w:rFonts w:cs="Times New Roman"/>
          <w:szCs w:val="24"/>
        </w:rPr>
        <w:t xml:space="preserve">regarding </w:t>
      </w:r>
      <w:r w:rsidR="00643D05">
        <w:rPr>
          <w:rFonts w:cs="Times New Roman"/>
          <w:szCs w:val="24"/>
        </w:rPr>
        <w:t xml:space="preserve">the effectiveness of the metrology material </w:t>
      </w:r>
      <w:r w:rsidR="004F3F0D">
        <w:rPr>
          <w:rFonts w:cs="Times New Roman"/>
          <w:szCs w:val="24"/>
        </w:rPr>
        <w:t>can</w:t>
      </w:r>
      <w:r w:rsidR="00643D05">
        <w:rPr>
          <w:rFonts w:cs="Times New Roman"/>
          <w:szCs w:val="24"/>
        </w:rPr>
        <w:t xml:space="preserve"> </w:t>
      </w:r>
      <w:r w:rsidR="005524B8">
        <w:rPr>
          <w:rFonts w:cs="Times New Roman"/>
          <w:szCs w:val="24"/>
        </w:rPr>
        <w:t xml:space="preserve">thus </w:t>
      </w:r>
      <w:r w:rsidR="00643D05">
        <w:rPr>
          <w:rFonts w:cs="Times New Roman"/>
          <w:szCs w:val="24"/>
        </w:rPr>
        <w:t>be considered</w:t>
      </w:r>
      <w:r w:rsidR="004F3F0D">
        <w:rPr>
          <w:rFonts w:cs="Times New Roman"/>
          <w:szCs w:val="24"/>
        </w:rPr>
        <w:t xml:space="preserve"> for future research</w:t>
      </w:r>
      <w:r w:rsidR="00643D05">
        <w:rPr>
          <w:rFonts w:cs="Times New Roman"/>
          <w:szCs w:val="24"/>
        </w:rPr>
        <w:t xml:space="preserve">.     </w:t>
      </w:r>
      <w:r w:rsidR="0096331B">
        <w:rPr>
          <w:rFonts w:cs="Times New Roman"/>
          <w:szCs w:val="24"/>
        </w:rPr>
        <w:t xml:space="preserve">  </w:t>
      </w:r>
    </w:p>
    <w:p w14:paraId="7A19C343" w14:textId="77777777" w:rsidR="00530B13" w:rsidRDefault="00530B13" w:rsidP="00DF26DD">
      <w:pPr>
        <w:spacing w:after="0" w:line="240" w:lineRule="auto"/>
        <w:contextualSpacing/>
        <w:rPr>
          <w:rFonts w:cs="Times New Roman"/>
          <w:szCs w:val="24"/>
        </w:rPr>
      </w:pPr>
    </w:p>
    <w:p w14:paraId="4964E7E9" w14:textId="0C7EA1ED" w:rsidR="00530B13" w:rsidRDefault="0039472A" w:rsidP="00DF26DD">
      <w:pPr>
        <w:spacing w:after="0" w:line="240" w:lineRule="auto"/>
        <w:contextualSpacing/>
        <w:rPr>
          <w:rFonts w:cs="Times New Roman"/>
          <w:szCs w:val="24"/>
        </w:rPr>
      </w:pPr>
      <w:r>
        <w:rPr>
          <w:rFonts w:cs="Times New Roman"/>
          <w:szCs w:val="24"/>
        </w:rPr>
        <w:t>A</w:t>
      </w:r>
      <w:r w:rsidR="00F260B0">
        <w:rPr>
          <w:rFonts w:cs="Times New Roman"/>
          <w:szCs w:val="24"/>
        </w:rPr>
        <w:t xml:space="preserve"> </w:t>
      </w:r>
      <w:r w:rsidR="00B066E3">
        <w:rPr>
          <w:rFonts w:cs="Times New Roman"/>
          <w:szCs w:val="24"/>
        </w:rPr>
        <w:t>less measurable</w:t>
      </w:r>
      <w:r>
        <w:rPr>
          <w:rFonts w:cs="Times New Roman"/>
          <w:szCs w:val="24"/>
        </w:rPr>
        <w:t xml:space="preserve"> benefit of</w:t>
      </w:r>
      <w:r w:rsidR="00F260B0">
        <w:rPr>
          <w:rFonts w:cs="Times New Roman"/>
          <w:szCs w:val="24"/>
        </w:rPr>
        <w:t xml:space="preserve"> the presentation of </w:t>
      </w:r>
      <w:r>
        <w:rPr>
          <w:rFonts w:cs="Times New Roman"/>
          <w:szCs w:val="24"/>
        </w:rPr>
        <w:t xml:space="preserve">the </w:t>
      </w:r>
      <w:r w:rsidR="00F260B0">
        <w:rPr>
          <w:rFonts w:cs="Times New Roman"/>
          <w:szCs w:val="24"/>
        </w:rPr>
        <w:t xml:space="preserve">metrology </w:t>
      </w:r>
      <w:r>
        <w:rPr>
          <w:rFonts w:cs="Times New Roman"/>
          <w:szCs w:val="24"/>
        </w:rPr>
        <w:t xml:space="preserve">material </w:t>
      </w:r>
      <w:r w:rsidR="00F260B0">
        <w:rPr>
          <w:rFonts w:cs="Times New Roman"/>
          <w:szCs w:val="24"/>
        </w:rPr>
        <w:t xml:space="preserve">was that it </w:t>
      </w:r>
      <w:r w:rsidR="007431B7">
        <w:rPr>
          <w:rFonts w:cs="Times New Roman"/>
          <w:szCs w:val="24"/>
        </w:rPr>
        <w:t xml:space="preserve">forced the students to </w:t>
      </w:r>
      <w:r w:rsidR="006801A5">
        <w:rPr>
          <w:rFonts w:cs="Times New Roman"/>
          <w:szCs w:val="24"/>
        </w:rPr>
        <w:t>think about</w:t>
      </w:r>
      <w:r w:rsidR="00F260B0">
        <w:rPr>
          <w:rFonts w:cs="Times New Roman"/>
          <w:szCs w:val="24"/>
        </w:rPr>
        <w:t xml:space="preserve"> measurements</w:t>
      </w:r>
      <w:r w:rsidR="007431B7">
        <w:rPr>
          <w:rFonts w:cs="Times New Roman"/>
          <w:szCs w:val="24"/>
        </w:rPr>
        <w:t xml:space="preserve"> in a new </w:t>
      </w:r>
      <w:r w:rsidR="006801A5">
        <w:rPr>
          <w:rFonts w:cs="Times New Roman"/>
          <w:szCs w:val="24"/>
        </w:rPr>
        <w:t>and possible unfamiliar way</w:t>
      </w:r>
      <w:r w:rsidR="00F260B0">
        <w:rPr>
          <w:rFonts w:cs="Times New Roman"/>
          <w:szCs w:val="24"/>
        </w:rPr>
        <w:t xml:space="preserve">. </w:t>
      </w:r>
      <w:r w:rsidR="007431B7">
        <w:rPr>
          <w:rFonts w:cs="Times New Roman"/>
          <w:szCs w:val="24"/>
        </w:rPr>
        <w:t xml:space="preserve">This is especially important for </w:t>
      </w:r>
      <w:r w:rsidR="0055248C">
        <w:rPr>
          <w:rFonts w:cs="Times New Roman"/>
          <w:szCs w:val="24"/>
        </w:rPr>
        <w:t xml:space="preserve">non-science </w:t>
      </w:r>
      <w:r w:rsidR="007431B7">
        <w:rPr>
          <w:rFonts w:cs="Times New Roman"/>
          <w:szCs w:val="24"/>
        </w:rPr>
        <w:t xml:space="preserve">students </w:t>
      </w:r>
      <w:r w:rsidR="0055248C">
        <w:rPr>
          <w:rFonts w:cs="Times New Roman"/>
          <w:szCs w:val="24"/>
        </w:rPr>
        <w:t>enrolled in an introductory level statistics course</w:t>
      </w:r>
      <w:r w:rsidR="007431B7">
        <w:rPr>
          <w:rFonts w:cs="Times New Roman"/>
          <w:szCs w:val="24"/>
        </w:rPr>
        <w:t xml:space="preserve"> who may not be introduced to the concept in a lab science course. It </w:t>
      </w:r>
      <w:r w:rsidR="00321675">
        <w:rPr>
          <w:rFonts w:cs="Times New Roman"/>
          <w:szCs w:val="24"/>
        </w:rPr>
        <w:t>introduces</w:t>
      </w:r>
      <w:r w:rsidR="007431B7">
        <w:rPr>
          <w:rFonts w:cs="Times New Roman"/>
          <w:szCs w:val="24"/>
        </w:rPr>
        <w:t xml:space="preserve"> them to question</w:t>
      </w:r>
      <w:r w:rsidR="00321675">
        <w:rPr>
          <w:rFonts w:cs="Times New Roman"/>
          <w:szCs w:val="24"/>
        </w:rPr>
        <w:t>ing</w:t>
      </w:r>
      <w:r w:rsidR="007431B7">
        <w:rPr>
          <w:rFonts w:cs="Times New Roman"/>
          <w:szCs w:val="24"/>
        </w:rPr>
        <w:t xml:space="preserve"> thi</w:t>
      </w:r>
      <w:r w:rsidR="00321675">
        <w:rPr>
          <w:rFonts w:cs="Times New Roman"/>
          <w:szCs w:val="24"/>
        </w:rPr>
        <w:t>ngs that were once taken without uncertainty</w:t>
      </w:r>
      <w:r w:rsidR="007431B7">
        <w:rPr>
          <w:rFonts w:cs="Times New Roman"/>
          <w:szCs w:val="24"/>
        </w:rPr>
        <w:t xml:space="preserve">, which is </w:t>
      </w:r>
      <w:r w:rsidR="00321675">
        <w:rPr>
          <w:rFonts w:cs="Times New Roman"/>
          <w:szCs w:val="24"/>
        </w:rPr>
        <w:t>what drives inquiry</w:t>
      </w:r>
      <w:ins w:id="247" w:author="Author">
        <w:r w:rsidR="002C19AD">
          <w:rPr>
            <w:rFonts w:cs="Times New Roman"/>
            <w:szCs w:val="24"/>
          </w:rPr>
          <w:t>, good decision-making,</w:t>
        </w:r>
      </w:ins>
      <w:r w:rsidR="00321675">
        <w:rPr>
          <w:rFonts w:cs="Times New Roman"/>
          <w:szCs w:val="24"/>
        </w:rPr>
        <w:t xml:space="preserve"> and the field of</w:t>
      </w:r>
      <w:r w:rsidR="007431B7">
        <w:rPr>
          <w:rFonts w:cs="Times New Roman"/>
          <w:szCs w:val="24"/>
        </w:rPr>
        <w:t xml:space="preserve"> statistics.</w:t>
      </w:r>
      <w:r w:rsidR="00F260B0">
        <w:rPr>
          <w:rFonts w:cs="Times New Roman"/>
          <w:szCs w:val="24"/>
        </w:rPr>
        <w:t xml:space="preserve"> </w:t>
      </w:r>
      <w:r w:rsidR="00A92D9F">
        <w:rPr>
          <w:rFonts w:cs="Times New Roman"/>
          <w:szCs w:val="24"/>
        </w:rPr>
        <w:t xml:space="preserve">We </w:t>
      </w:r>
      <w:r w:rsidR="00F260B0">
        <w:rPr>
          <w:rFonts w:cs="Times New Roman"/>
          <w:szCs w:val="24"/>
        </w:rPr>
        <w:t>envision former students pumping gas into their car or weighing bananas at the grocery store checkout wondering about the measurement error of those devices</w:t>
      </w:r>
      <w:r w:rsidR="007431B7">
        <w:rPr>
          <w:rFonts w:cs="Times New Roman"/>
          <w:szCs w:val="24"/>
        </w:rPr>
        <w:t xml:space="preserve"> and the consequences of that error </w:t>
      </w:r>
      <w:r w:rsidR="00A92D9F">
        <w:rPr>
          <w:rFonts w:cs="Times New Roman"/>
          <w:szCs w:val="24"/>
        </w:rPr>
        <w:t xml:space="preserve">for </w:t>
      </w:r>
      <w:r w:rsidR="007431B7">
        <w:rPr>
          <w:rFonts w:cs="Times New Roman"/>
          <w:szCs w:val="24"/>
        </w:rPr>
        <w:t>them</w:t>
      </w:r>
      <w:r w:rsidR="00F260B0">
        <w:rPr>
          <w:rFonts w:cs="Times New Roman"/>
          <w:szCs w:val="24"/>
        </w:rPr>
        <w:t>.</w:t>
      </w:r>
    </w:p>
    <w:p w14:paraId="3F21B82D" w14:textId="77777777" w:rsidR="00E068FF" w:rsidRDefault="00E068FF" w:rsidP="00DF26DD">
      <w:pPr>
        <w:spacing w:after="0" w:line="240" w:lineRule="auto"/>
        <w:contextualSpacing/>
        <w:rPr>
          <w:rFonts w:cs="Times New Roman"/>
          <w:szCs w:val="24"/>
        </w:rPr>
      </w:pPr>
    </w:p>
    <w:p w14:paraId="0BA36AB8" w14:textId="77777777" w:rsidR="00E068FF" w:rsidRDefault="00E068FF" w:rsidP="00DF26DD">
      <w:pPr>
        <w:spacing w:after="0" w:line="240" w:lineRule="auto"/>
        <w:contextualSpacing/>
        <w:rPr>
          <w:rFonts w:cs="Times New Roman"/>
          <w:szCs w:val="24"/>
        </w:rPr>
      </w:pPr>
    </w:p>
    <w:p w14:paraId="1741DC8E" w14:textId="77777777" w:rsidR="00E068FF" w:rsidRDefault="00E068FF" w:rsidP="00DF26DD">
      <w:pPr>
        <w:spacing w:after="0" w:line="240" w:lineRule="auto"/>
        <w:contextualSpacing/>
        <w:rPr>
          <w:rFonts w:cs="Times New Roman"/>
          <w:szCs w:val="24"/>
        </w:rPr>
      </w:pPr>
    </w:p>
    <w:p w14:paraId="3E9C2A21" w14:textId="77777777" w:rsidR="00E068FF" w:rsidRDefault="00E068FF" w:rsidP="00CF5C8D">
      <w:pPr>
        <w:spacing w:after="0" w:line="240" w:lineRule="auto"/>
        <w:contextualSpacing/>
        <w:outlineLvl w:val="0"/>
        <w:rPr>
          <w:rFonts w:cs="Times New Roman"/>
          <w:b/>
          <w:sz w:val="28"/>
          <w:szCs w:val="28"/>
        </w:rPr>
      </w:pPr>
    </w:p>
    <w:p w14:paraId="080900DE" w14:textId="77777777" w:rsidR="00BA439E" w:rsidRDefault="00E068FF" w:rsidP="00DF26DD">
      <w:pPr>
        <w:spacing w:after="0" w:line="240" w:lineRule="auto"/>
        <w:contextualSpacing/>
        <w:jc w:val="center"/>
        <w:outlineLvl w:val="0"/>
        <w:rPr>
          <w:rFonts w:cs="Times New Roman"/>
          <w:b/>
          <w:sz w:val="28"/>
          <w:szCs w:val="28"/>
        </w:rPr>
      </w:pPr>
      <w:r>
        <w:rPr>
          <w:rFonts w:cs="Times New Roman"/>
          <w:b/>
          <w:sz w:val="28"/>
          <w:szCs w:val="28"/>
        </w:rPr>
        <w:t xml:space="preserve">Appendix </w:t>
      </w:r>
      <w:r w:rsidR="000B6BDC">
        <w:rPr>
          <w:rFonts w:cs="Times New Roman"/>
          <w:b/>
          <w:sz w:val="28"/>
          <w:szCs w:val="28"/>
        </w:rPr>
        <w:t>A</w:t>
      </w:r>
      <w:r w:rsidR="00BA439E">
        <w:rPr>
          <w:rFonts w:cs="Times New Roman"/>
          <w:b/>
          <w:sz w:val="28"/>
          <w:szCs w:val="28"/>
        </w:rPr>
        <w:t>:  Content Assessment</w:t>
      </w:r>
    </w:p>
    <w:p w14:paraId="5C73060F" w14:textId="77777777" w:rsidR="00BA439E" w:rsidRDefault="00BA439E" w:rsidP="00DF26DD">
      <w:pPr>
        <w:spacing w:after="0" w:line="240" w:lineRule="auto"/>
        <w:contextualSpacing/>
        <w:outlineLvl w:val="0"/>
        <w:rPr>
          <w:rFonts w:cs="Times New Roman"/>
          <w:b/>
          <w:sz w:val="28"/>
          <w:szCs w:val="28"/>
        </w:rPr>
      </w:pPr>
    </w:p>
    <w:p w14:paraId="43BC5D3E" w14:textId="77777777" w:rsidR="00E925B0" w:rsidRPr="00E925B0" w:rsidRDefault="00E925B0" w:rsidP="00DF26DD">
      <w:pPr>
        <w:spacing w:after="0" w:line="240" w:lineRule="auto"/>
        <w:contextualSpacing/>
        <w:outlineLvl w:val="0"/>
        <w:rPr>
          <w:rFonts w:cs="Times New Roman"/>
          <w:szCs w:val="28"/>
        </w:rPr>
      </w:pPr>
      <w:commentRangeStart w:id="248"/>
      <w:r w:rsidRPr="00E925B0">
        <w:rPr>
          <w:rFonts w:cs="Times New Roman"/>
          <w:szCs w:val="28"/>
        </w:rPr>
        <w:t>The following set of questions was given to student to measure students’ understanding of the presented material.</w:t>
      </w:r>
      <w:commentRangeEnd w:id="248"/>
      <w:r w:rsidR="002C19AD">
        <w:rPr>
          <w:rStyle w:val="CommentReference"/>
        </w:rPr>
        <w:commentReference w:id="248"/>
      </w:r>
    </w:p>
    <w:p w14:paraId="2C51EDAA" w14:textId="77777777" w:rsidR="00BA439E" w:rsidRDefault="00E925B0" w:rsidP="00DA64AE">
      <w:pPr>
        <w:spacing w:after="0" w:line="240" w:lineRule="auto"/>
        <w:contextualSpacing/>
        <w:outlineLvl w:val="0"/>
        <w:rPr>
          <w:rFonts w:cs="Times New Roman"/>
          <w:szCs w:val="24"/>
        </w:rPr>
      </w:pPr>
      <w:r w:rsidRPr="00E925B0">
        <w:rPr>
          <w:rFonts w:cs="Times New Roman"/>
          <w:b/>
          <w:szCs w:val="24"/>
        </w:rPr>
        <w:t xml:space="preserve">Question </w:t>
      </w:r>
      <w:r w:rsidR="00D97C2C" w:rsidRPr="00E925B0">
        <w:rPr>
          <w:rFonts w:cs="Times New Roman"/>
          <w:b/>
          <w:szCs w:val="24"/>
        </w:rPr>
        <w:t>1</w:t>
      </w:r>
      <w:r w:rsidR="00D97C2C">
        <w:rPr>
          <w:rFonts w:cs="Times New Roman"/>
          <w:szCs w:val="24"/>
        </w:rPr>
        <w:t xml:space="preserve">. </w:t>
      </w:r>
      <w:r w:rsidR="00BA439E" w:rsidRPr="00BA439E">
        <w:rPr>
          <w:rFonts w:cs="Times New Roman"/>
          <w:szCs w:val="24"/>
        </w:rPr>
        <w:t xml:space="preserve">A group of students are working together on an experiment. The first task is to determine the </w:t>
      </w:r>
      <w:r w:rsidR="00DA64AE" w:rsidRPr="00BA439E">
        <w:rPr>
          <w:rFonts w:cs="Times New Roman"/>
          <w:szCs w:val="24"/>
        </w:rPr>
        <w:t>distance</w:t>
      </w:r>
      <w:r w:rsidR="00DA64AE">
        <w:rPr>
          <w:rFonts w:cs="Times New Roman"/>
          <w:szCs w:val="24"/>
        </w:rPr>
        <w:t xml:space="preserve"> that </w:t>
      </w:r>
      <w:r w:rsidR="00BA439E" w:rsidRPr="00BA439E">
        <w:rPr>
          <w:rFonts w:cs="Times New Roman"/>
          <w:szCs w:val="24"/>
        </w:rPr>
        <w:t xml:space="preserve">a ball rolls down a slope from a determined height. The group uses a ruler to measure the distance. What they see is shown in the picture below. </w:t>
      </w:r>
    </w:p>
    <w:p w14:paraId="5E1759F0" w14:textId="77777777" w:rsidR="00BA439E" w:rsidRDefault="00BA439E" w:rsidP="00DF26DD">
      <w:pPr>
        <w:spacing w:after="0" w:line="240" w:lineRule="auto"/>
        <w:ind w:left="720"/>
        <w:contextualSpacing/>
        <w:outlineLvl w:val="0"/>
        <w:rPr>
          <w:rFonts w:cs="Times New Roman"/>
          <w:szCs w:val="24"/>
        </w:rPr>
      </w:pPr>
    </w:p>
    <w:p w14:paraId="40E23B75" w14:textId="77777777" w:rsidR="00BA439E" w:rsidRPr="00BA439E" w:rsidRDefault="00BA439E" w:rsidP="00DA64AE">
      <w:pPr>
        <w:spacing w:after="0" w:line="240" w:lineRule="auto"/>
        <w:contextualSpacing/>
        <w:outlineLvl w:val="0"/>
        <w:rPr>
          <w:rFonts w:cs="Times New Roman"/>
          <w:szCs w:val="24"/>
        </w:rPr>
      </w:pPr>
      <w:r w:rsidRPr="00BA439E">
        <w:rPr>
          <w:rFonts w:cs="Times New Roman"/>
          <w:szCs w:val="24"/>
        </w:rPr>
        <w:t>Suppose the group consists of Student A, Student B, Student C, Student D, and Student E. Which student do you most closely agree with?</w:t>
      </w:r>
    </w:p>
    <w:p w14:paraId="420FC73A"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5F49EE3E" wp14:editId="3245AAD9">
            <wp:extent cx="2732420" cy="1649497"/>
            <wp:effectExtent l="19050" t="0" r="0" b="0"/>
            <wp:docPr id="1" name="Picture 0" descr="Question1_R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1_Ruler.png"/>
                    <pic:cNvPicPr/>
                  </pic:nvPicPr>
                  <pic:blipFill>
                    <a:blip r:embed="rId25" cstate="print"/>
                    <a:stretch>
                      <a:fillRect/>
                    </a:stretch>
                  </pic:blipFill>
                  <pic:spPr>
                    <a:xfrm>
                      <a:off x="0" y="0"/>
                      <a:ext cx="2732420" cy="1649497"/>
                    </a:xfrm>
                    <a:prstGeom prst="rect">
                      <a:avLst/>
                    </a:prstGeom>
                  </pic:spPr>
                </pic:pic>
              </a:graphicData>
            </a:graphic>
          </wp:inline>
        </w:drawing>
      </w:r>
    </w:p>
    <w:p w14:paraId="725AE019" w14:textId="77777777" w:rsidR="00BA439E" w:rsidRPr="00BA439E" w:rsidRDefault="00BA439E" w:rsidP="00184C14">
      <w:pPr>
        <w:numPr>
          <w:ilvl w:val="0"/>
          <w:numId w:val="6"/>
        </w:numPr>
        <w:spacing w:after="0" w:line="240" w:lineRule="auto"/>
        <w:contextualSpacing/>
        <w:outlineLvl w:val="0"/>
        <w:rPr>
          <w:rFonts w:cs="Times New Roman"/>
          <w:szCs w:val="24"/>
        </w:rPr>
      </w:pPr>
      <w:r w:rsidRPr="00BA439E">
        <w:rPr>
          <w:rFonts w:cs="Times New Roman"/>
          <w:szCs w:val="24"/>
        </w:rPr>
        <w:t>Student A who says: The distance is exactly 10.5 inches.</w:t>
      </w:r>
    </w:p>
    <w:p w14:paraId="23540BBB" w14:textId="77777777" w:rsidR="00BA439E" w:rsidRPr="00BA439E" w:rsidRDefault="00BA439E" w:rsidP="00BA439E">
      <w:pPr>
        <w:numPr>
          <w:ilvl w:val="0"/>
          <w:numId w:val="6"/>
        </w:numPr>
        <w:spacing w:after="0" w:line="240" w:lineRule="auto"/>
        <w:contextualSpacing/>
        <w:outlineLvl w:val="0"/>
        <w:rPr>
          <w:rFonts w:cs="Times New Roman"/>
          <w:szCs w:val="24"/>
        </w:rPr>
      </w:pPr>
      <w:r w:rsidRPr="004C5843">
        <w:rPr>
          <w:rFonts w:cs="Times New Roman"/>
          <w:szCs w:val="24"/>
          <w:highlight w:val="yellow"/>
          <w:rPrChange w:id="249" w:author="Author">
            <w:rPr>
              <w:rFonts w:cs="Times New Roman"/>
              <w:szCs w:val="24"/>
            </w:rPr>
          </w:rPrChange>
        </w:rPr>
        <w:t>Student B who says: The distance is approximately 10.5 inches.</w:t>
      </w:r>
    </w:p>
    <w:p w14:paraId="6A52C718" w14:textId="77777777" w:rsidR="00BA439E" w:rsidRPr="00BA439E" w:rsidRDefault="00BA439E" w:rsidP="00BA439E">
      <w:pPr>
        <w:numPr>
          <w:ilvl w:val="0"/>
          <w:numId w:val="6"/>
        </w:numPr>
        <w:spacing w:after="0" w:line="240" w:lineRule="auto"/>
        <w:contextualSpacing/>
        <w:outlineLvl w:val="0"/>
        <w:rPr>
          <w:rFonts w:cs="Times New Roman"/>
          <w:szCs w:val="24"/>
        </w:rPr>
      </w:pPr>
      <w:r w:rsidRPr="00BA439E">
        <w:rPr>
          <w:rFonts w:cs="Times New Roman"/>
          <w:szCs w:val="24"/>
        </w:rPr>
        <w:t>Student C who says: The distance is between 10.25 and 10.75 inches.</w:t>
      </w:r>
    </w:p>
    <w:p w14:paraId="04ACCC79" w14:textId="77777777" w:rsidR="00BA439E" w:rsidRPr="00BA439E" w:rsidRDefault="00BA439E" w:rsidP="00BA439E">
      <w:pPr>
        <w:numPr>
          <w:ilvl w:val="0"/>
          <w:numId w:val="6"/>
        </w:numPr>
        <w:spacing w:after="0" w:line="240" w:lineRule="auto"/>
        <w:contextualSpacing/>
        <w:outlineLvl w:val="0"/>
        <w:rPr>
          <w:rFonts w:cs="Times New Roman"/>
          <w:szCs w:val="24"/>
        </w:rPr>
      </w:pPr>
      <w:r w:rsidRPr="00BA439E">
        <w:rPr>
          <w:rFonts w:cs="Times New Roman"/>
          <w:szCs w:val="24"/>
        </w:rPr>
        <w:t>Student D who says: The distance is between 10.4 and 10.6 inches.</w:t>
      </w:r>
    </w:p>
    <w:p w14:paraId="742CEEE2" w14:textId="77777777" w:rsidR="00BA439E" w:rsidRPr="00BA439E" w:rsidRDefault="00BA439E" w:rsidP="00BA439E">
      <w:pPr>
        <w:numPr>
          <w:ilvl w:val="0"/>
          <w:numId w:val="6"/>
        </w:numPr>
        <w:spacing w:after="0" w:line="240" w:lineRule="auto"/>
        <w:contextualSpacing/>
        <w:outlineLvl w:val="0"/>
        <w:rPr>
          <w:rFonts w:cs="Times New Roman"/>
          <w:szCs w:val="24"/>
        </w:rPr>
      </w:pPr>
      <w:r w:rsidRPr="00BA439E">
        <w:rPr>
          <w:rFonts w:cs="Times New Roman"/>
          <w:szCs w:val="24"/>
        </w:rPr>
        <w:t>Student E who says: I don't agree with any of you.</w:t>
      </w:r>
      <w:r w:rsidR="009F6F7D">
        <w:rPr>
          <w:rFonts w:cs="Times New Roman"/>
          <w:szCs w:val="24"/>
        </w:rPr>
        <w:br/>
      </w:r>
    </w:p>
    <w:p w14:paraId="7AD54564" w14:textId="77777777" w:rsidR="00BA439E" w:rsidRPr="00BA439E" w:rsidRDefault="00BA439E" w:rsidP="00BA439E">
      <w:pPr>
        <w:spacing w:after="0" w:line="240" w:lineRule="auto"/>
        <w:contextualSpacing/>
        <w:outlineLvl w:val="0"/>
        <w:rPr>
          <w:rFonts w:cs="Times New Roman"/>
          <w:szCs w:val="24"/>
        </w:rPr>
      </w:pPr>
    </w:p>
    <w:p w14:paraId="62D3FFBE" w14:textId="77777777" w:rsidR="000F16E7" w:rsidRDefault="00E925B0">
      <w:pPr>
        <w:spacing w:after="0" w:line="240" w:lineRule="auto"/>
        <w:contextualSpacing/>
        <w:outlineLvl w:val="0"/>
        <w:rPr>
          <w:rFonts w:cs="Times New Roman"/>
          <w:szCs w:val="24"/>
        </w:rPr>
      </w:pPr>
      <w:r w:rsidRPr="00E925B0">
        <w:rPr>
          <w:rFonts w:cs="Times New Roman"/>
          <w:b/>
          <w:szCs w:val="24"/>
        </w:rPr>
        <w:t xml:space="preserve">Question </w:t>
      </w:r>
      <w:r w:rsidR="00D97C2C" w:rsidRPr="00E925B0">
        <w:rPr>
          <w:rFonts w:cs="Times New Roman"/>
          <w:b/>
          <w:szCs w:val="24"/>
        </w:rPr>
        <w:t>2</w:t>
      </w:r>
      <w:r w:rsidR="00D97C2C">
        <w:rPr>
          <w:rFonts w:cs="Times New Roman"/>
          <w:szCs w:val="24"/>
        </w:rPr>
        <w:t xml:space="preserve">. </w:t>
      </w:r>
      <w:r w:rsidR="00BA439E" w:rsidRPr="00BA439E">
        <w:rPr>
          <w:rFonts w:cs="Times New Roman"/>
          <w:szCs w:val="24"/>
        </w:rPr>
        <w:t xml:space="preserve">The following discussion takes place between four of the students. </w:t>
      </w:r>
    </w:p>
    <w:p w14:paraId="7A0703F2" w14:textId="77777777" w:rsidR="00BA439E" w:rsidRPr="00BA439E" w:rsidRDefault="00BA439E" w:rsidP="00BA439E">
      <w:pPr>
        <w:spacing w:after="0" w:line="240" w:lineRule="auto"/>
        <w:contextualSpacing/>
        <w:outlineLvl w:val="0"/>
        <w:rPr>
          <w:rFonts w:cs="Times New Roman"/>
          <w:szCs w:val="24"/>
        </w:rPr>
      </w:pPr>
    </w:p>
    <w:p w14:paraId="7A2F58A4" w14:textId="77777777" w:rsidR="00BA439E" w:rsidRPr="00BA439E" w:rsidRDefault="00BA439E" w:rsidP="00BA439E">
      <w:pPr>
        <w:spacing w:after="0" w:line="240" w:lineRule="auto"/>
        <w:contextualSpacing/>
        <w:outlineLvl w:val="0"/>
        <w:rPr>
          <w:rFonts w:cs="Times New Roman"/>
          <w:szCs w:val="24"/>
        </w:rPr>
      </w:pPr>
      <w:r w:rsidRPr="00BA439E">
        <w:rPr>
          <w:rFonts w:cs="Times New Roman"/>
          <w:szCs w:val="24"/>
        </w:rPr>
        <w:t xml:space="preserve">Student A: We should roll the ball a few more times from the same height and measure the distance each time. This will give us more information about the true measurement value even if we get distinct values every time. </w:t>
      </w:r>
    </w:p>
    <w:p w14:paraId="056883FE" w14:textId="77777777" w:rsidR="00BA439E" w:rsidRPr="00BA439E" w:rsidRDefault="00BA439E" w:rsidP="00BA439E">
      <w:pPr>
        <w:spacing w:after="0" w:line="240" w:lineRule="auto"/>
        <w:contextualSpacing/>
        <w:outlineLvl w:val="0"/>
        <w:rPr>
          <w:rFonts w:cs="Times New Roman"/>
          <w:szCs w:val="24"/>
        </w:rPr>
      </w:pPr>
    </w:p>
    <w:p w14:paraId="159C56DB" w14:textId="77777777" w:rsidR="00BA439E" w:rsidRPr="00BA439E" w:rsidRDefault="00BA439E" w:rsidP="00BA439E">
      <w:pPr>
        <w:spacing w:after="0" w:line="240" w:lineRule="auto"/>
        <w:contextualSpacing/>
        <w:outlineLvl w:val="0"/>
        <w:rPr>
          <w:rFonts w:cs="Times New Roman"/>
          <w:szCs w:val="24"/>
        </w:rPr>
      </w:pPr>
      <w:r w:rsidRPr="00BA439E">
        <w:rPr>
          <w:rFonts w:cs="Times New Roman"/>
          <w:szCs w:val="24"/>
        </w:rPr>
        <w:t>Student B: Why, we measured the distance already and know the true value of the distance. Measuring more than once creates only uninformative variation in the data.</w:t>
      </w:r>
    </w:p>
    <w:p w14:paraId="29BCD026" w14:textId="77777777" w:rsidR="00BA439E" w:rsidRPr="00BA439E" w:rsidRDefault="00BA439E" w:rsidP="00BA439E">
      <w:pPr>
        <w:spacing w:after="0" w:line="240" w:lineRule="auto"/>
        <w:contextualSpacing/>
        <w:outlineLvl w:val="0"/>
        <w:rPr>
          <w:rFonts w:cs="Times New Roman"/>
          <w:szCs w:val="24"/>
        </w:rPr>
      </w:pPr>
    </w:p>
    <w:p w14:paraId="4B8A0B4F" w14:textId="77777777" w:rsidR="00BA439E" w:rsidRPr="00BA439E" w:rsidRDefault="00BA439E" w:rsidP="00BA439E">
      <w:pPr>
        <w:spacing w:after="0" w:line="240" w:lineRule="auto"/>
        <w:contextualSpacing/>
        <w:outlineLvl w:val="0"/>
        <w:rPr>
          <w:rFonts w:cs="Times New Roman"/>
          <w:szCs w:val="24"/>
        </w:rPr>
      </w:pPr>
      <w:r w:rsidRPr="00BA439E">
        <w:rPr>
          <w:rFonts w:cs="Times New Roman"/>
          <w:szCs w:val="24"/>
        </w:rPr>
        <w:t>Student C: We should roll the ball down the slope one more time and average the two measurement values. This way we account for the measurement variability from the ruler.</w:t>
      </w:r>
    </w:p>
    <w:p w14:paraId="09E0B6CF" w14:textId="77777777" w:rsidR="00BA439E" w:rsidRPr="00BA439E" w:rsidRDefault="00BA439E" w:rsidP="00BA439E">
      <w:pPr>
        <w:spacing w:after="0" w:line="240" w:lineRule="auto"/>
        <w:contextualSpacing/>
        <w:outlineLvl w:val="0"/>
        <w:rPr>
          <w:rFonts w:cs="Times New Roman"/>
          <w:szCs w:val="24"/>
        </w:rPr>
      </w:pPr>
    </w:p>
    <w:p w14:paraId="0CD1E643" w14:textId="77777777" w:rsidR="00BA439E" w:rsidRPr="00BA439E" w:rsidRDefault="00BA439E" w:rsidP="00BA439E">
      <w:pPr>
        <w:spacing w:after="0" w:line="240" w:lineRule="auto"/>
        <w:contextualSpacing/>
        <w:outlineLvl w:val="0"/>
        <w:rPr>
          <w:rFonts w:cs="Times New Roman"/>
          <w:szCs w:val="24"/>
        </w:rPr>
      </w:pPr>
      <w:r w:rsidRPr="00BA439E">
        <w:rPr>
          <w:rFonts w:cs="Times New Roman"/>
          <w:szCs w:val="24"/>
        </w:rPr>
        <w:t>Student D: We should roll the ball down the slope until we get the same measurement over and over again. This will be the true measurement value.</w:t>
      </w:r>
      <w:r w:rsidR="009F6F7D">
        <w:rPr>
          <w:rFonts w:cs="Times New Roman"/>
          <w:szCs w:val="24"/>
        </w:rPr>
        <w:br/>
      </w:r>
    </w:p>
    <w:p w14:paraId="6B7B619E" w14:textId="77777777" w:rsidR="00BA439E" w:rsidRPr="00BA439E" w:rsidRDefault="00BA439E" w:rsidP="00BA439E">
      <w:pPr>
        <w:spacing w:after="0" w:line="240" w:lineRule="auto"/>
        <w:contextualSpacing/>
        <w:outlineLvl w:val="0"/>
        <w:rPr>
          <w:rFonts w:cs="Times New Roman"/>
          <w:szCs w:val="24"/>
        </w:rPr>
      </w:pPr>
      <w:r w:rsidRPr="00BA439E">
        <w:rPr>
          <w:rFonts w:cs="Times New Roman"/>
          <w:szCs w:val="24"/>
        </w:rPr>
        <w:t>Which student do you most closely agree with?</w:t>
      </w:r>
    </w:p>
    <w:p w14:paraId="775CDCF6" w14:textId="77777777" w:rsidR="00BA439E" w:rsidRPr="00BA439E" w:rsidRDefault="00BA439E" w:rsidP="00BA439E">
      <w:pPr>
        <w:spacing w:after="0" w:line="240" w:lineRule="auto"/>
        <w:contextualSpacing/>
        <w:outlineLvl w:val="0"/>
        <w:rPr>
          <w:rFonts w:cs="Times New Roman"/>
          <w:szCs w:val="24"/>
        </w:rPr>
      </w:pPr>
    </w:p>
    <w:p w14:paraId="4095BF3B" w14:textId="77777777" w:rsidR="00BA439E" w:rsidRPr="00BA439E" w:rsidRDefault="00BA439E" w:rsidP="00184C14">
      <w:pPr>
        <w:numPr>
          <w:ilvl w:val="0"/>
          <w:numId w:val="7"/>
        </w:numPr>
        <w:spacing w:after="0" w:line="240" w:lineRule="auto"/>
        <w:contextualSpacing/>
        <w:outlineLvl w:val="0"/>
        <w:rPr>
          <w:rFonts w:cs="Times New Roman"/>
          <w:szCs w:val="24"/>
        </w:rPr>
      </w:pPr>
      <w:r w:rsidRPr="004C5843">
        <w:rPr>
          <w:rFonts w:cs="Times New Roman"/>
          <w:szCs w:val="24"/>
          <w:highlight w:val="yellow"/>
          <w:rPrChange w:id="250" w:author="Author">
            <w:rPr>
              <w:rFonts w:cs="Times New Roman"/>
              <w:szCs w:val="24"/>
            </w:rPr>
          </w:rPrChange>
        </w:rPr>
        <w:t>Student A.</w:t>
      </w:r>
    </w:p>
    <w:p w14:paraId="4BD609A2" w14:textId="77777777" w:rsidR="00BA439E" w:rsidRPr="00BA439E" w:rsidRDefault="00BA439E" w:rsidP="00BA439E">
      <w:pPr>
        <w:numPr>
          <w:ilvl w:val="0"/>
          <w:numId w:val="7"/>
        </w:numPr>
        <w:spacing w:after="0" w:line="240" w:lineRule="auto"/>
        <w:contextualSpacing/>
        <w:outlineLvl w:val="0"/>
        <w:rPr>
          <w:rFonts w:cs="Times New Roman"/>
          <w:szCs w:val="24"/>
        </w:rPr>
      </w:pPr>
      <w:r w:rsidRPr="00BA439E">
        <w:rPr>
          <w:rFonts w:cs="Times New Roman"/>
          <w:szCs w:val="24"/>
        </w:rPr>
        <w:t xml:space="preserve">Student B. </w:t>
      </w:r>
    </w:p>
    <w:p w14:paraId="6D3C6577" w14:textId="77777777" w:rsidR="00BA439E" w:rsidRPr="00BA439E" w:rsidRDefault="00BA439E" w:rsidP="00BA439E">
      <w:pPr>
        <w:numPr>
          <w:ilvl w:val="0"/>
          <w:numId w:val="7"/>
        </w:numPr>
        <w:spacing w:after="0" w:line="240" w:lineRule="auto"/>
        <w:contextualSpacing/>
        <w:outlineLvl w:val="0"/>
        <w:rPr>
          <w:rFonts w:cs="Times New Roman"/>
          <w:szCs w:val="24"/>
        </w:rPr>
      </w:pPr>
      <w:r w:rsidRPr="00BA439E">
        <w:rPr>
          <w:rFonts w:cs="Times New Roman"/>
          <w:szCs w:val="24"/>
        </w:rPr>
        <w:t>Student C.</w:t>
      </w:r>
    </w:p>
    <w:p w14:paraId="410D695C" w14:textId="77777777" w:rsidR="00BA439E" w:rsidRPr="00BA439E" w:rsidRDefault="00BA439E" w:rsidP="00BA439E">
      <w:pPr>
        <w:numPr>
          <w:ilvl w:val="0"/>
          <w:numId w:val="7"/>
        </w:numPr>
        <w:spacing w:after="0" w:line="240" w:lineRule="auto"/>
        <w:contextualSpacing/>
        <w:outlineLvl w:val="0"/>
        <w:rPr>
          <w:rFonts w:cs="Times New Roman"/>
          <w:szCs w:val="24"/>
        </w:rPr>
      </w:pPr>
      <w:r w:rsidRPr="00BA439E">
        <w:rPr>
          <w:rFonts w:cs="Times New Roman"/>
          <w:szCs w:val="24"/>
        </w:rPr>
        <w:t>Student D.</w:t>
      </w:r>
      <w:r w:rsidR="009F6F7D">
        <w:rPr>
          <w:rFonts w:cs="Times New Roman"/>
          <w:szCs w:val="24"/>
        </w:rPr>
        <w:br/>
      </w:r>
    </w:p>
    <w:p w14:paraId="3A8FD440" w14:textId="77777777" w:rsidR="00BA439E" w:rsidRPr="00BA439E" w:rsidRDefault="00BA439E" w:rsidP="00BA439E">
      <w:pPr>
        <w:spacing w:after="0" w:line="240" w:lineRule="auto"/>
        <w:contextualSpacing/>
        <w:outlineLvl w:val="0"/>
        <w:rPr>
          <w:rFonts w:cs="Times New Roman"/>
          <w:szCs w:val="24"/>
        </w:rPr>
      </w:pPr>
    </w:p>
    <w:p w14:paraId="3ACE6F52" w14:textId="77777777" w:rsidR="000F16E7" w:rsidRDefault="0087067A">
      <w:pPr>
        <w:spacing w:after="0" w:line="240" w:lineRule="auto"/>
        <w:contextualSpacing/>
        <w:outlineLvl w:val="0"/>
        <w:rPr>
          <w:rFonts w:cs="Times New Roman"/>
          <w:szCs w:val="24"/>
        </w:rPr>
      </w:pPr>
      <w:r w:rsidRPr="0087067A">
        <w:rPr>
          <w:rFonts w:cs="Times New Roman"/>
          <w:b/>
          <w:szCs w:val="24"/>
        </w:rPr>
        <w:t>Question 3</w:t>
      </w:r>
      <w:r w:rsidR="00D97C2C">
        <w:rPr>
          <w:rFonts w:cs="Times New Roman"/>
          <w:szCs w:val="24"/>
        </w:rPr>
        <w:t xml:space="preserve">. </w:t>
      </w:r>
      <w:r w:rsidR="00BA439E" w:rsidRPr="00BA439E">
        <w:rPr>
          <w:rFonts w:cs="Times New Roman"/>
          <w:szCs w:val="24"/>
        </w:rPr>
        <w:t>The group of students decide</w:t>
      </w:r>
      <w:r w:rsidR="00184C14">
        <w:rPr>
          <w:rFonts w:cs="Times New Roman"/>
          <w:szCs w:val="24"/>
        </w:rPr>
        <w:t>s</w:t>
      </w:r>
      <w:r w:rsidR="00BA439E" w:rsidRPr="00BA439E">
        <w:rPr>
          <w:rFonts w:cs="Times New Roman"/>
          <w:szCs w:val="24"/>
        </w:rPr>
        <w:t xml:space="preserve"> to roll the ball again from the same height as before. They use the same ruler to measure the distance of the second roll, and what they see is shown below.  Which of the students do you mostly agree with?</w:t>
      </w:r>
    </w:p>
    <w:p w14:paraId="1C916EFD"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35B81702" wp14:editId="725768D6">
            <wp:extent cx="2838857" cy="1746012"/>
            <wp:effectExtent l="19050" t="0" r="0" b="0"/>
            <wp:docPr id="42" name="Picture 1" descr="Question3_R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3_Ruler.png"/>
                    <pic:cNvPicPr/>
                  </pic:nvPicPr>
                  <pic:blipFill>
                    <a:blip r:embed="rId26" cstate="print"/>
                    <a:stretch>
                      <a:fillRect/>
                    </a:stretch>
                  </pic:blipFill>
                  <pic:spPr>
                    <a:xfrm>
                      <a:off x="0" y="0"/>
                      <a:ext cx="2838857" cy="1746012"/>
                    </a:xfrm>
                    <a:prstGeom prst="rect">
                      <a:avLst/>
                    </a:prstGeom>
                  </pic:spPr>
                </pic:pic>
              </a:graphicData>
            </a:graphic>
          </wp:inline>
        </w:drawing>
      </w:r>
    </w:p>
    <w:p w14:paraId="125B9D5B" w14:textId="77777777" w:rsidR="00BA439E" w:rsidRPr="00BA439E" w:rsidRDefault="00BA439E" w:rsidP="00184C14">
      <w:pPr>
        <w:numPr>
          <w:ilvl w:val="0"/>
          <w:numId w:val="8"/>
        </w:numPr>
        <w:spacing w:after="0" w:line="240" w:lineRule="auto"/>
        <w:contextualSpacing/>
        <w:outlineLvl w:val="0"/>
        <w:rPr>
          <w:rFonts w:cs="Times New Roman"/>
          <w:szCs w:val="24"/>
        </w:rPr>
      </w:pPr>
      <w:r w:rsidRPr="00BA439E">
        <w:rPr>
          <w:rFonts w:cs="Times New Roman"/>
          <w:szCs w:val="24"/>
        </w:rPr>
        <w:t>Student A who says: Based on this measurement the distance is exactly 10.25 inches.</w:t>
      </w:r>
    </w:p>
    <w:p w14:paraId="5FB05D6F" w14:textId="77777777" w:rsidR="00BA439E" w:rsidRPr="00BA439E" w:rsidRDefault="00BA439E" w:rsidP="00BA439E">
      <w:pPr>
        <w:numPr>
          <w:ilvl w:val="0"/>
          <w:numId w:val="8"/>
        </w:numPr>
        <w:spacing w:after="0" w:line="240" w:lineRule="auto"/>
        <w:contextualSpacing/>
        <w:outlineLvl w:val="0"/>
        <w:rPr>
          <w:rFonts w:cs="Times New Roman"/>
          <w:szCs w:val="24"/>
        </w:rPr>
      </w:pPr>
      <w:r w:rsidRPr="004C5843">
        <w:rPr>
          <w:rFonts w:cs="Times New Roman"/>
          <w:szCs w:val="24"/>
          <w:highlight w:val="yellow"/>
          <w:rPrChange w:id="251" w:author="Author">
            <w:rPr>
              <w:rFonts w:cs="Times New Roman"/>
              <w:szCs w:val="24"/>
            </w:rPr>
          </w:rPrChange>
        </w:rPr>
        <w:t>Student B who says: Based on this measurement the distance is approximately 10.25 inches.</w:t>
      </w:r>
    </w:p>
    <w:p w14:paraId="0BFD6011" w14:textId="77777777" w:rsidR="00BA439E" w:rsidRPr="00BA439E" w:rsidRDefault="00BA439E" w:rsidP="00BA439E">
      <w:pPr>
        <w:numPr>
          <w:ilvl w:val="0"/>
          <w:numId w:val="8"/>
        </w:numPr>
        <w:spacing w:after="0" w:line="240" w:lineRule="auto"/>
        <w:contextualSpacing/>
        <w:outlineLvl w:val="0"/>
        <w:rPr>
          <w:rFonts w:cs="Times New Roman"/>
          <w:szCs w:val="24"/>
        </w:rPr>
      </w:pPr>
      <w:r w:rsidRPr="00BA439E">
        <w:rPr>
          <w:rFonts w:cs="Times New Roman"/>
          <w:szCs w:val="24"/>
        </w:rPr>
        <w:t>Student C who says: Based on this measurement the distance is between 10.24 and 10.26 inches.</w:t>
      </w:r>
    </w:p>
    <w:p w14:paraId="125B1F81" w14:textId="77777777" w:rsidR="00BA439E" w:rsidRPr="00BA439E" w:rsidRDefault="00BA439E" w:rsidP="00BA439E">
      <w:pPr>
        <w:numPr>
          <w:ilvl w:val="0"/>
          <w:numId w:val="8"/>
        </w:numPr>
        <w:spacing w:after="0" w:line="240" w:lineRule="auto"/>
        <w:contextualSpacing/>
        <w:outlineLvl w:val="0"/>
        <w:rPr>
          <w:rFonts w:cs="Times New Roman"/>
          <w:szCs w:val="24"/>
        </w:rPr>
      </w:pPr>
      <w:r w:rsidRPr="00BA439E">
        <w:rPr>
          <w:rFonts w:cs="Times New Roman"/>
          <w:szCs w:val="24"/>
        </w:rPr>
        <w:t>Student D who says: Based on this measurement the distance is between 10.125 and 10.375 inches.</w:t>
      </w:r>
    </w:p>
    <w:p w14:paraId="4CD45B99" w14:textId="77777777" w:rsidR="00BA439E" w:rsidRPr="00BA439E" w:rsidRDefault="00BA439E" w:rsidP="00BA439E">
      <w:pPr>
        <w:numPr>
          <w:ilvl w:val="0"/>
          <w:numId w:val="8"/>
        </w:numPr>
        <w:spacing w:after="0" w:line="240" w:lineRule="auto"/>
        <w:contextualSpacing/>
        <w:outlineLvl w:val="0"/>
        <w:rPr>
          <w:rFonts w:cs="Times New Roman"/>
          <w:szCs w:val="24"/>
        </w:rPr>
      </w:pPr>
      <w:r w:rsidRPr="00BA439E">
        <w:rPr>
          <w:rFonts w:cs="Times New Roman"/>
          <w:szCs w:val="24"/>
        </w:rPr>
        <w:t>Student E who says: I don't agree with any of you.</w:t>
      </w:r>
      <w:r w:rsidR="009F6F7D">
        <w:rPr>
          <w:rFonts w:cs="Times New Roman"/>
          <w:szCs w:val="24"/>
        </w:rPr>
        <w:br/>
      </w:r>
    </w:p>
    <w:p w14:paraId="09CADE38" w14:textId="77777777" w:rsidR="00BA439E" w:rsidRPr="00BA439E" w:rsidRDefault="00BA439E" w:rsidP="00BA439E">
      <w:pPr>
        <w:spacing w:after="0" w:line="240" w:lineRule="auto"/>
        <w:contextualSpacing/>
        <w:outlineLvl w:val="0"/>
        <w:rPr>
          <w:rFonts w:cs="Times New Roman"/>
          <w:szCs w:val="24"/>
        </w:rPr>
      </w:pPr>
    </w:p>
    <w:p w14:paraId="46BBB175" w14:textId="77777777" w:rsidR="000F16E7" w:rsidRDefault="00E925B0">
      <w:pPr>
        <w:spacing w:after="0" w:line="240" w:lineRule="auto"/>
        <w:contextualSpacing/>
        <w:outlineLvl w:val="0"/>
        <w:rPr>
          <w:rFonts w:cs="Times New Roman"/>
          <w:szCs w:val="24"/>
        </w:rPr>
      </w:pPr>
      <w:commentRangeStart w:id="252"/>
      <w:r w:rsidRPr="00E925B0">
        <w:rPr>
          <w:rFonts w:cs="Times New Roman"/>
          <w:b/>
          <w:szCs w:val="24"/>
        </w:rPr>
        <w:t xml:space="preserve">Question </w:t>
      </w:r>
      <w:r w:rsidR="00DA64AE" w:rsidRPr="00E925B0">
        <w:rPr>
          <w:rFonts w:cs="Times New Roman"/>
          <w:b/>
          <w:szCs w:val="24"/>
        </w:rPr>
        <w:t>4</w:t>
      </w:r>
      <w:r w:rsidR="00DA64AE">
        <w:rPr>
          <w:rFonts w:cs="Times New Roman"/>
          <w:szCs w:val="24"/>
        </w:rPr>
        <w:t xml:space="preserve">. </w:t>
      </w:r>
      <w:r w:rsidR="00BA439E" w:rsidRPr="00BA439E">
        <w:rPr>
          <w:rFonts w:cs="Times New Roman"/>
          <w:szCs w:val="24"/>
        </w:rPr>
        <w:t xml:space="preserve">After two rolls from the same height, the students have the following readings: </w:t>
      </w:r>
    </w:p>
    <w:p w14:paraId="2993A84D" w14:textId="77777777" w:rsidR="000F16E7" w:rsidRDefault="000F16E7">
      <w:pPr>
        <w:spacing w:after="0" w:line="240" w:lineRule="auto"/>
        <w:contextualSpacing/>
        <w:outlineLvl w:val="0"/>
        <w:rPr>
          <w:rFonts w:cs="Times New Roman"/>
          <w:szCs w:val="24"/>
        </w:rPr>
      </w:pPr>
    </w:p>
    <w:p w14:paraId="20AC60CD" w14:textId="77777777" w:rsidR="00BA439E" w:rsidRPr="00BA439E" w:rsidRDefault="00BA439E" w:rsidP="00BA439E">
      <w:pPr>
        <w:spacing w:after="0" w:line="240" w:lineRule="auto"/>
        <w:contextualSpacing/>
        <w:outlineLvl w:val="0"/>
        <w:rPr>
          <w:rFonts w:cs="Times New Roman"/>
          <w:szCs w:val="24"/>
        </w:rPr>
      </w:pPr>
      <w:r w:rsidRPr="00BA439E">
        <w:rPr>
          <w:rFonts w:cs="Times New Roman"/>
          <w:szCs w:val="24"/>
        </w:rPr>
        <w:t>Reading 1: distance = 10.5 inches</w:t>
      </w:r>
    </w:p>
    <w:p w14:paraId="100A4F40" w14:textId="77777777" w:rsidR="00BA439E" w:rsidRDefault="00BA439E" w:rsidP="00BA439E">
      <w:pPr>
        <w:spacing w:after="0" w:line="240" w:lineRule="auto"/>
        <w:contextualSpacing/>
        <w:outlineLvl w:val="0"/>
        <w:rPr>
          <w:rFonts w:cs="Times New Roman"/>
          <w:szCs w:val="24"/>
        </w:rPr>
      </w:pPr>
      <w:r w:rsidRPr="00BA439E">
        <w:rPr>
          <w:rFonts w:cs="Times New Roman"/>
          <w:szCs w:val="24"/>
        </w:rPr>
        <w:t>Reading 2: distance = 10.25 inches</w:t>
      </w:r>
    </w:p>
    <w:p w14:paraId="768EF541" w14:textId="77777777" w:rsidR="00DA64AE" w:rsidRPr="00BA439E" w:rsidRDefault="00DA64AE" w:rsidP="00BA439E">
      <w:pPr>
        <w:spacing w:after="0" w:line="240" w:lineRule="auto"/>
        <w:contextualSpacing/>
        <w:outlineLvl w:val="0"/>
        <w:rPr>
          <w:rFonts w:cs="Times New Roman"/>
          <w:szCs w:val="24"/>
        </w:rPr>
      </w:pPr>
    </w:p>
    <w:p w14:paraId="6563C8DB" w14:textId="77777777" w:rsidR="00BA439E" w:rsidRDefault="00BA439E" w:rsidP="00BA439E">
      <w:pPr>
        <w:spacing w:after="0" w:line="240" w:lineRule="auto"/>
        <w:contextualSpacing/>
        <w:outlineLvl w:val="0"/>
        <w:rPr>
          <w:rFonts w:cs="Times New Roman"/>
          <w:szCs w:val="24"/>
        </w:rPr>
      </w:pPr>
      <w:r w:rsidRPr="00BA439E">
        <w:rPr>
          <w:rFonts w:cs="Times New Roman"/>
          <w:szCs w:val="24"/>
        </w:rPr>
        <w:lastRenderedPageBreak/>
        <w:t>Which student do you mostly agree with?</w:t>
      </w:r>
      <w:commentRangeEnd w:id="252"/>
      <w:r w:rsidR="00F17016">
        <w:rPr>
          <w:rStyle w:val="CommentReference"/>
        </w:rPr>
        <w:commentReference w:id="252"/>
      </w:r>
    </w:p>
    <w:p w14:paraId="401D5858" w14:textId="77777777" w:rsidR="00DA64AE" w:rsidRPr="00BA439E" w:rsidRDefault="00DA64AE" w:rsidP="00BA439E">
      <w:pPr>
        <w:spacing w:after="0" w:line="240" w:lineRule="auto"/>
        <w:contextualSpacing/>
        <w:outlineLvl w:val="0"/>
        <w:rPr>
          <w:rFonts w:cs="Times New Roman"/>
          <w:szCs w:val="24"/>
        </w:rPr>
      </w:pPr>
    </w:p>
    <w:p w14:paraId="40D2F931" w14:textId="77777777" w:rsidR="00BA439E" w:rsidRPr="00BA439E" w:rsidRDefault="00BA439E" w:rsidP="00184C14">
      <w:pPr>
        <w:numPr>
          <w:ilvl w:val="0"/>
          <w:numId w:val="9"/>
        </w:numPr>
        <w:spacing w:after="0" w:line="240" w:lineRule="auto"/>
        <w:contextualSpacing/>
        <w:outlineLvl w:val="0"/>
        <w:rPr>
          <w:rFonts w:cs="Times New Roman"/>
          <w:szCs w:val="24"/>
        </w:rPr>
      </w:pPr>
      <w:r w:rsidRPr="004C5843">
        <w:rPr>
          <w:rFonts w:cs="Times New Roman"/>
          <w:szCs w:val="24"/>
          <w:highlight w:val="yellow"/>
          <w:rPrChange w:id="253" w:author="Author">
            <w:rPr>
              <w:rFonts w:cs="Times New Roman"/>
              <w:szCs w:val="24"/>
            </w:rPr>
          </w:rPrChange>
        </w:rPr>
        <w:t>Student A: We know enough. We don't need to roll the ball again.</w:t>
      </w:r>
      <w:r w:rsidRPr="00BA439E">
        <w:rPr>
          <w:rFonts w:cs="Times New Roman"/>
          <w:szCs w:val="24"/>
        </w:rPr>
        <w:t xml:space="preserve">  </w:t>
      </w:r>
    </w:p>
    <w:p w14:paraId="78AEA2BE" w14:textId="77777777" w:rsidR="00BA439E" w:rsidRPr="00BA439E" w:rsidRDefault="00BA439E" w:rsidP="00BA439E">
      <w:pPr>
        <w:numPr>
          <w:ilvl w:val="0"/>
          <w:numId w:val="9"/>
        </w:numPr>
        <w:spacing w:after="0" w:line="240" w:lineRule="auto"/>
        <w:contextualSpacing/>
        <w:outlineLvl w:val="0"/>
        <w:rPr>
          <w:rFonts w:cs="Times New Roman"/>
          <w:szCs w:val="24"/>
        </w:rPr>
      </w:pPr>
      <w:r w:rsidRPr="004C5843">
        <w:rPr>
          <w:rFonts w:cs="Times New Roman"/>
          <w:szCs w:val="24"/>
          <w:highlight w:val="yellow"/>
          <w:rPrChange w:id="254" w:author="Author">
            <w:rPr>
              <w:rFonts w:cs="Times New Roman"/>
              <w:szCs w:val="24"/>
            </w:rPr>
          </w:rPrChange>
        </w:rPr>
        <w:t>Student B: We need to roll the ball just one more time and average the three measurements.</w:t>
      </w:r>
    </w:p>
    <w:p w14:paraId="5EA639F9" w14:textId="77777777" w:rsidR="00BA439E" w:rsidRPr="00BA439E" w:rsidRDefault="00BA439E" w:rsidP="00BA439E">
      <w:pPr>
        <w:numPr>
          <w:ilvl w:val="0"/>
          <w:numId w:val="9"/>
        </w:numPr>
        <w:spacing w:after="0" w:line="240" w:lineRule="auto"/>
        <w:contextualSpacing/>
        <w:outlineLvl w:val="0"/>
        <w:rPr>
          <w:rFonts w:cs="Times New Roman"/>
          <w:szCs w:val="24"/>
        </w:rPr>
      </w:pPr>
      <w:r w:rsidRPr="004C5843">
        <w:rPr>
          <w:rFonts w:cs="Times New Roman"/>
          <w:szCs w:val="24"/>
          <w:highlight w:val="yellow"/>
          <w:rPrChange w:id="255" w:author="Author">
            <w:rPr>
              <w:rFonts w:cs="Times New Roman"/>
              <w:szCs w:val="24"/>
            </w:rPr>
          </w:rPrChange>
        </w:rPr>
        <w:t>Student C: Three rolls will not be enough. We should roll the ball several more times and measure the distance each time.</w:t>
      </w:r>
    </w:p>
    <w:p w14:paraId="2A0AF57A" w14:textId="77777777" w:rsidR="00BA439E" w:rsidRPr="00BA439E" w:rsidRDefault="00BA439E" w:rsidP="00BA439E">
      <w:pPr>
        <w:numPr>
          <w:ilvl w:val="0"/>
          <w:numId w:val="9"/>
        </w:numPr>
        <w:spacing w:after="0" w:line="240" w:lineRule="auto"/>
        <w:contextualSpacing/>
        <w:outlineLvl w:val="0"/>
        <w:rPr>
          <w:rFonts w:cs="Times New Roman"/>
          <w:szCs w:val="24"/>
        </w:rPr>
      </w:pPr>
      <w:r w:rsidRPr="00BA439E">
        <w:rPr>
          <w:rFonts w:cs="Times New Roman"/>
          <w:szCs w:val="24"/>
        </w:rPr>
        <w:t>Student D: We should roll the ball again until we get the same measurement twice and record that as our distance.</w:t>
      </w:r>
      <w:r w:rsidR="009F6F7D">
        <w:rPr>
          <w:rFonts w:cs="Times New Roman"/>
          <w:szCs w:val="24"/>
        </w:rPr>
        <w:br/>
      </w:r>
    </w:p>
    <w:p w14:paraId="01781201" w14:textId="77777777" w:rsidR="000F16E7" w:rsidRDefault="000F16E7">
      <w:pPr>
        <w:spacing w:after="0" w:line="240" w:lineRule="auto"/>
        <w:contextualSpacing/>
        <w:outlineLvl w:val="0"/>
        <w:rPr>
          <w:rFonts w:cs="Times New Roman"/>
          <w:szCs w:val="24"/>
        </w:rPr>
      </w:pPr>
    </w:p>
    <w:p w14:paraId="76576B2E" w14:textId="77777777" w:rsidR="000F16E7" w:rsidRDefault="00E925B0">
      <w:pPr>
        <w:spacing w:after="0" w:line="240" w:lineRule="auto"/>
        <w:contextualSpacing/>
        <w:outlineLvl w:val="0"/>
        <w:rPr>
          <w:rFonts w:cs="Times New Roman"/>
          <w:szCs w:val="24"/>
        </w:rPr>
      </w:pPr>
      <w:r w:rsidRPr="00E925B0">
        <w:rPr>
          <w:rFonts w:cs="Times New Roman"/>
          <w:b/>
          <w:szCs w:val="24"/>
        </w:rPr>
        <w:t xml:space="preserve">Question </w:t>
      </w:r>
      <w:r w:rsidR="00D97C2C" w:rsidRPr="00E925B0">
        <w:rPr>
          <w:rFonts w:cs="Times New Roman"/>
          <w:b/>
          <w:szCs w:val="24"/>
        </w:rPr>
        <w:t>5</w:t>
      </w:r>
      <w:r w:rsidR="00D97C2C">
        <w:rPr>
          <w:rFonts w:cs="Times New Roman"/>
          <w:szCs w:val="24"/>
        </w:rPr>
        <w:t xml:space="preserve">. </w:t>
      </w:r>
      <w:r w:rsidR="00BA439E" w:rsidRPr="00BA439E">
        <w:rPr>
          <w:rFonts w:cs="Times New Roman"/>
          <w:szCs w:val="24"/>
        </w:rPr>
        <w:t>The lecturer now comes around with a special new electronic device that has a digital display and that can be used to measure the distance the ball rolls down the slope.</w:t>
      </w:r>
    </w:p>
    <w:p w14:paraId="12B7B41C" w14:textId="77777777" w:rsidR="00BA439E" w:rsidRPr="00BA439E" w:rsidRDefault="00BA439E" w:rsidP="00BA439E">
      <w:pPr>
        <w:spacing w:after="0" w:line="240" w:lineRule="auto"/>
        <w:contextualSpacing/>
        <w:outlineLvl w:val="0"/>
        <w:rPr>
          <w:rFonts w:cs="Times New Roman"/>
          <w:szCs w:val="24"/>
        </w:rPr>
      </w:pPr>
      <w:r w:rsidRPr="00BA439E">
        <w:rPr>
          <w:rFonts w:cs="Times New Roman"/>
          <w:szCs w:val="24"/>
        </w:rPr>
        <w:t>The electronic reading from this device is shown in the picture below.</w:t>
      </w:r>
    </w:p>
    <w:p w14:paraId="2C854082"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1E5DD407" wp14:editId="109BD4CE">
            <wp:extent cx="1404378" cy="863107"/>
            <wp:effectExtent l="25400" t="0" r="0" b="0"/>
            <wp:docPr id="43" name="Picture 2" descr="Question5_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5_reading.png"/>
                    <pic:cNvPicPr/>
                  </pic:nvPicPr>
                  <pic:blipFill>
                    <a:blip r:embed="rId27" cstate="print"/>
                    <a:stretch>
                      <a:fillRect/>
                    </a:stretch>
                  </pic:blipFill>
                  <pic:spPr>
                    <a:xfrm>
                      <a:off x="0" y="0"/>
                      <a:ext cx="1404378" cy="863107"/>
                    </a:xfrm>
                    <a:prstGeom prst="rect">
                      <a:avLst/>
                    </a:prstGeom>
                  </pic:spPr>
                </pic:pic>
              </a:graphicData>
            </a:graphic>
          </wp:inline>
        </w:drawing>
      </w:r>
    </w:p>
    <w:p w14:paraId="0F0886C2" w14:textId="77777777" w:rsidR="00BA439E" w:rsidRPr="00BA439E" w:rsidRDefault="00BA439E" w:rsidP="00BA439E">
      <w:pPr>
        <w:spacing w:after="0" w:line="240" w:lineRule="auto"/>
        <w:contextualSpacing/>
        <w:outlineLvl w:val="0"/>
        <w:rPr>
          <w:rFonts w:cs="Times New Roman"/>
          <w:szCs w:val="24"/>
        </w:rPr>
      </w:pPr>
      <w:r w:rsidRPr="00BA439E">
        <w:rPr>
          <w:rFonts w:cs="Times New Roman"/>
          <w:szCs w:val="24"/>
        </w:rPr>
        <w:t xml:space="preserve">Which student do you mostly agree with?   </w:t>
      </w:r>
      <w:r w:rsidR="009F6F7D">
        <w:rPr>
          <w:rFonts w:cs="Times New Roman"/>
          <w:szCs w:val="24"/>
        </w:rPr>
        <w:br/>
      </w:r>
    </w:p>
    <w:p w14:paraId="5526778C" w14:textId="77777777" w:rsidR="00BA439E" w:rsidRPr="00BA439E" w:rsidRDefault="00BA439E" w:rsidP="00184C14">
      <w:pPr>
        <w:numPr>
          <w:ilvl w:val="0"/>
          <w:numId w:val="10"/>
        </w:numPr>
        <w:spacing w:after="0" w:line="240" w:lineRule="auto"/>
        <w:contextualSpacing/>
        <w:outlineLvl w:val="0"/>
        <w:rPr>
          <w:rFonts w:cs="Times New Roman"/>
          <w:szCs w:val="24"/>
        </w:rPr>
      </w:pPr>
      <w:r w:rsidRPr="00BA439E">
        <w:rPr>
          <w:rFonts w:cs="Times New Roman"/>
          <w:szCs w:val="24"/>
        </w:rPr>
        <w:t>Student A who says: The distance is exactly 10.3 inches.</w:t>
      </w:r>
    </w:p>
    <w:p w14:paraId="3FC5231B" w14:textId="77777777" w:rsidR="00BA439E" w:rsidRPr="00BA439E" w:rsidRDefault="00BA439E" w:rsidP="00BA439E">
      <w:pPr>
        <w:numPr>
          <w:ilvl w:val="0"/>
          <w:numId w:val="10"/>
        </w:numPr>
        <w:spacing w:after="0" w:line="240" w:lineRule="auto"/>
        <w:contextualSpacing/>
        <w:outlineLvl w:val="0"/>
        <w:rPr>
          <w:rFonts w:cs="Times New Roman"/>
          <w:szCs w:val="24"/>
        </w:rPr>
      </w:pPr>
      <w:r w:rsidRPr="004C5843">
        <w:rPr>
          <w:rFonts w:cs="Times New Roman"/>
          <w:szCs w:val="24"/>
          <w:highlight w:val="yellow"/>
          <w:rPrChange w:id="256" w:author="Author">
            <w:rPr>
              <w:rFonts w:cs="Times New Roman"/>
              <w:szCs w:val="24"/>
            </w:rPr>
          </w:rPrChange>
        </w:rPr>
        <w:t>Student B who says: The distance is approximately 10.3 inches.</w:t>
      </w:r>
    </w:p>
    <w:p w14:paraId="08E09635" w14:textId="77777777" w:rsidR="00BA439E" w:rsidRPr="00BA439E" w:rsidRDefault="00BA439E" w:rsidP="00BA439E">
      <w:pPr>
        <w:numPr>
          <w:ilvl w:val="0"/>
          <w:numId w:val="10"/>
        </w:numPr>
        <w:spacing w:after="0" w:line="240" w:lineRule="auto"/>
        <w:contextualSpacing/>
        <w:outlineLvl w:val="0"/>
        <w:rPr>
          <w:rFonts w:cs="Times New Roman"/>
          <w:szCs w:val="24"/>
        </w:rPr>
      </w:pPr>
      <w:r w:rsidRPr="00BA439E">
        <w:rPr>
          <w:rFonts w:cs="Times New Roman"/>
          <w:szCs w:val="24"/>
        </w:rPr>
        <w:t>Student C who says: The distance is between 10 and 11 inches.</w:t>
      </w:r>
    </w:p>
    <w:p w14:paraId="2AEF291A" w14:textId="77777777" w:rsidR="00BA439E" w:rsidRPr="00BA439E" w:rsidRDefault="00BA439E" w:rsidP="00BA439E">
      <w:pPr>
        <w:numPr>
          <w:ilvl w:val="0"/>
          <w:numId w:val="10"/>
        </w:numPr>
        <w:spacing w:after="0" w:line="240" w:lineRule="auto"/>
        <w:contextualSpacing/>
        <w:outlineLvl w:val="0"/>
        <w:rPr>
          <w:rFonts w:cs="Times New Roman"/>
          <w:szCs w:val="24"/>
        </w:rPr>
      </w:pPr>
      <w:r w:rsidRPr="00BA439E">
        <w:rPr>
          <w:rFonts w:cs="Times New Roman"/>
          <w:szCs w:val="24"/>
        </w:rPr>
        <w:t>Student D who says: The distance is between 10.2 and 10.4 inches.</w:t>
      </w:r>
    </w:p>
    <w:p w14:paraId="3408869D" w14:textId="77777777" w:rsidR="00BA439E" w:rsidRPr="00BA439E" w:rsidRDefault="00BA439E" w:rsidP="00BA439E">
      <w:pPr>
        <w:numPr>
          <w:ilvl w:val="0"/>
          <w:numId w:val="10"/>
        </w:numPr>
        <w:spacing w:after="0" w:line="240" w:lineRule="auto"/>
        <w:contextualSpacing/>
        <w:outlineLvl w:val="0"/>
        <w:rPr>
          <w:rFonts w:cs="Times New Roman"/>
          <w:szCs w:val="24"/>
        </w:rPr>
      </w:pPr>
      <w:r w:rsidRPr="00BA439E">
        <w:rPr>
          <w:rFonts w:cs="Times New Roman"/>
          <w:szCs w:val="24"/>
        </w:rPr>
        <w:t>Student E who says:</w:t>
      </w:r>
      <w:r w:rsidR="00E925B0">
        <w:rPr>
          <w:rFonts w:cs="Times New Roman"/>
          <w:szCs w:val="24"/>
        </w:rPr>
        <w:t xml:space="preserve"> </w:t>
      </w:r>
      <w:r w:rsidRPr="00BA439E">
        <w:rPr>
          <w:rFonts w:cs="Times New Roman"/>
          <w:szCs w:val="24"/>
        </w:rPr>
        <w:t>I don't agree with any of you.</w:t>
      </w:r>
      <w:r w:rsidR="009F6F7D">
        <w:rPr>
          <w:rFonts w:cs="Times New Roman"/>
          <w:szCs w:val="24"/>
        </w:rPr>
        <w:br/>
      </w:r>
    </w:p>
    <w:p w14:paraId="46210968" w14:textId="77777777" w:rsidR="00BA439E" w:rsidRPr="00BA439E" w:rsidRDefault="00BA439E" w:rsidP="00BA439E">
      <w:pPr>
        <w:spacing w:after="0" w:line="240" w:lineRule="auto"/>
        <w:contextualSpacing/>
        <w:outlineLvl w:val="0"/>
        <w:rPr>
          <w:rFonts w:cs="Times New Roman"/>
          <w:szCs w:val="24"/>
        </w:rPr>
      </w:pPr>
    </w:p>
    <w:p w14:paraId="7C72A27C" w14:textId="77777777" w:rsidR="000F16E7" w:rsidRDefault="00E925B0">
      <w:pPr>
        <w:spacing w:after="0" w:line="240" w:lineRule="auto"/>
        <w:contextualSpacing/>
        <w:outlineLvl w:val="0"/>
        <w:rPr>
          <w:rFonts w:cs="Times New Roman"/>
          <w:szCs w:val="24"/>
        </w:rPr>
      </w:pPr>
      <w:r w:rsidRPr="00E925B0">
        <w:rPr>
          <w:rFonts w:cs="Times New Roman"/>
          <w:b/>
          <w:szCs w:val="24"/>
        </w:rPr>
        <w:t xml:space="preserve">Question </w:t>
      </w:r>
      <w:r w:rsidR="00DA64AE" w:rsidRPr="00E925B0">
        <w:rPr>
          <w:rFonts w:cs="Times New Roman"/>
          <w:b/>
          <w:szCs w:val="24"/>
        </w:rPr>
        <w:t>6</w:t>
      </w:r>
      <w:r w:rsidR="00DA64AE">
        <w:rPr>
          <w:rFonts w:cs="Times New Roman"/>
          <w:szCs w:val="24"/>
        </w:rPr>
        <w:t xml:space="preserve">. </w:t>
      </w:r>
      <w:r w:rsidR="00BA439E" w:rsidRPr="00BA439E">
        <w:rPr>
          <w:rFonts w:cs="Times New Roman"/>
          <w:szCs w:val="24"/>
        </w:rPr>
        <w:t xml:space="preserve">When the group is finished, two students discuss how they can improve their rolling ball experiment next time. </w:t>
      </w:r>
    </w:p>
    <w:p w14:paraId="54D068BB" w14:textId="77777777" w:rsidR="000F16E7" w:rsidRDefault="000F16E7">
      <w:pPr>
        <w:spacing w:after="0" w:line="240" w:lineRule="auto"/>
        <w:contextualSpacing/>
        <w:outlineLvl w:val="0"/>
        <w:rPr>
          <w:rFonts w:cs="Times New Roman"/>
          <w:szCs w:val="24"/>
        </w:rPr>
      </w:pPr>
    </w:p>
    <w:p w14:paraId="5A4EA72C" w14:textId="77777777" w:rsidR="00BA439E" w:rsidRDefault="00BA439E" w:rsidP="00BA439E">
      <w:pPr>
        <w:spacing w:after="0" w:line="240" w:lineRule="auto"/>
        <w:contextualSpacing/>
        <w:outlineLvl w:val="0"/>
        <w:rPr>
          <w:rFonts w:cs="Times New Roman"/>
          <w:szCs w:val="24"/>
        </w:rPr>
      </w:pPr>
      <w:r w:rsidRPr="00BA439E">
        <w:rPr>
          <w:rFonts w:cs="Times New Roman"/>
          <w:szCs w:val="24"/>
        </w:rPr>
        <w:t>Which student do you mostly agree with?</w:t>
      </w:r>
    </w:p>
    <w:p w14:paraId="167029A4" w14:textId="77777777" w:rsidR="00DA64AE" w:rsidRPr="00BA439E" w:rsidRDefault="00DA64AE" w:rsidP="00BA439E">
      <w:pPr>
        <w:spacing w:after="0" w:line="240" w:lineRule="auto"/>
        <w:contextualSpacing/>
        <w:outlineLvl w:val="0"/>
        <w:rPr>
          <w:rFonts w:cs="Times New Roman"/>
          <w:szCs w:val="24"/>
        </w:rPr>
      </w:pPr>
    </w:p>
    <w:p w14:paraId="67FA2635" w14:textId="77777777" w:rsidR="00BA439E" w:rsidRPr="00BA439E" w:rsidRDefault="00BA439E" w:rsidP="00184C14">
      <w:pPr>
        <w:numPr>
          <w:ilvl w:val="0"/>
          <w:numId w:val="11"/>
        </w:numPr>
        <w:spacing w:after="0" w:line="240" w:lineRule="auto"/>
        <w:contextualSpacing/>
        <w:outlineLvl w:val="0"/>
        <w:rPr>
          <w:rFonts w:cs="Times New Roman"/>
          <w:szCs w:val="24"/>
        </w:rPr>
      </w:pPr>
      <w:r w:rsidRPr="00BA439E">
        <w:rPr>
          <w:rFonts w:cs="Times New Roman"/>
          <w:szCs w:val="24"/>
        </w:rPr>
        <w:t>Student A who says: If we practice enough and work very carefully, all our readings will be the same. Then we will know the true value of the distance.</w:t>
      </w:r>
    </w:p>
    <w:p w14:paraId="0298B0D9" w14:textId="54F74FA2" w:rsidR="00BA439E" w:rsidRDefault="00BA439E" w:rsidP="00184C14">
      <w:pPr>
        <w:numPr>
          <w:ilvl w:val="0"/>
          <w:numId w:val="11"/>
        </w:numPr>
        <w:spacing w:after="0" w:line="240" w:lineRule="auto"/>
        <w:contextualSpacing/>
        <w:outlineLvl w:val="0"/>
        <w:rPr>
          <w:rFonts w:cs="Times New Roman"/>
          <w:szCs w:val="24"/>
        </w:rPr>
      </w:pPr>
      <w:r w:rsidRPr="004C5843">
        <w:rPr>
          <w:rFonts w:cs="Times New Roman"/>
          <w:szCs w:val="24"/>
          <w:highlight w:val="yellow"/>
          <w:rPrChange w:id="257" w:author="Author">
            <w:rPr>
              <w:rFonts w:cs="Times New Roman"/>
              <w:szCs w:val="24"/>
            </w:rPr>
          </w:rPrChange>
        </w:rPr>
        <w:t xml:space="preserve">Student B who says: No, even if our readings are all the same, </w:t>
      </w:r>
      <w:ins w:id="258" w:author="Author">
        <w:r w:rsidR="00784D80">
          <w:rPr>
            <w:rFonts w:cs="Times New Roman"/>
            <w:szCs w:val="24"/>
            <w:highlight w:val="yellow"/>
          </w:rPr>
          <w:t>we</w:t>
        </w:r>
      </w:ins>
      <w:del w:id="259" w:author="Author">
        <w:r w:rsidRPr="004C5843" w:rsidDel="00784D80">
          <w:rPr>
            <w:rFonts w:cs="Times New Roman"/>
            <w:szCs w:val="24"/>
            <w:highlight w:val="yellow"/>
            <w:rPrChange w:id="260" w:author="Author">
              <w:rPr>
                <w:rFonts w:cs="Times New Roman"/>
                <w:szCs w:val="24"/>
              </w:rPr>
            </w:rPrChange>
          </w:rPr>
          <w:delText>you</w:delText>
        </w:r>
      </w:del>
      <w:r w:rsidRPr="004C5843">
        <w:rPr>
          <w:rFonts w:cs="Times New Roman"/>
          <w:szCs w:val="24"/>
          <w:highlight w:val="yellow"/>
          <w:rPrChange w:id="261" w:author="Author">
            <w:rPr>
              <w:rFonts w:cs="Times New Roman"/>
              <w:szCs w:val="24"/>
            </w:rPr>
          </w:rPrChange>
        </w:rPr>
        <w:t xml:space="preserve"> will</w:t>
      </w:r>
      <w:ins w:id="262" w:author="Author">
        <w:r w:rsidR="00784D80">
          <w:rPr>
            <w:rFonts w:cs="Times New Roman"/>
            <w:szCs w:val="24"/>
            <w:highlight w:val="yellow"/>
          </w:rPr>
          <w:t xml:space="preserve"> still</w:t>
        </w:r>
      </w:ins>
      <w:r w:rsidRPr="004C5843">
        <w:rPr>
          <w:rFonts w:cs="Times New Roman"/>
          <w:szCs w:val="24"/>
          <w:highlight w:val="yellow"/>
          <w:rPrChange w:id="263" w:author="Author">
            <w:rPr>
              <w:rFonts w:cs="Times New Roman"/>
              <w:szCs w:val="24"/>
            </w:rPr>
          </w:rPrChange>
        </w:rPr>
        <w:t xml:space="preserve"> not know the true value of the distance.</w:t>
      </w:r>
    </w:p>
    <w:p w14:paraId="36C53665" w14:textId="77777777" w:rsidR="000F16E7" w:rsidRDefault="009F6F7D">
      <w:pPr>
        <w:spacing w:after="0" w:line="240" w:lineRule="auto"/>
        <w:ind w:left="720"/>
        <w:contextualSpacing/>
        <w:outlineLvl w:val="0"/>
        <w:rPr>
          <w:rFonts w:cs="Times New Roman"/>
          <w:szCs w:val="24"/>
        </w:rPr>
      </w:pPr>
      <w:r>
        <w:rPr>
          <w:rFonts w:cs="Times New Roman"/>
          <w:szCs w:val="24"/>
        </w:rPr>
        <w:br/>
      </w:r>
    </w:p>
    <w:p w14:paraId="46C4980F" w14:textId="4ABBAD3C" w:rsidR="000F16E7" w:rsidRDefault="00D0783C">
      <w:pPr>
        <w:spacing w:after="0" w:line="240" w:lineRule="auto"/>
        <w:contextualSpacing/>
        <w:outlineLvl w:val="0"/>
        <w:rPr>
          <w:rFonts w:cs="Times New Roman"/>
          <w:szCs w:val="24"/>
        </w:rPr>
      </w:pPr>
      <w:r w:rsidRPr="00D0783C">
        <w:rPr>
          <w:rFonts w:cs="Times New Roman"/>
          <w:b/>
          <w:szCs w:val="24"/>
        </w:rPr>
        <w:t xml:space="preserve">Question </w:t>
      </w:r>
      <w:r w:rsidR="00D97C2C" w:rsidRPr="00D0783C">
        <w:rPr>
          <w:rFonts w:cs="Times New Roman"/>
          <w:b/>
          <w:szCs w:val="24"/>
        </w:rPr>
        <w:t>7</w:t>
      </w:r>
      <w:r w:rsidR="00D97C2C">
        <w:rPr>
          <w:rFonts w:cs="Times New Roman"/>
          <w:szCs w:val="24"/>
        </w:rPr>
        <w:t xml:space="preserve">. </w:t>
      </w:r>
      <w:commentRangeStart w:id="264"/>
      <w:r w:rsidR="00BA439E" w:rsidRPr="00BA439E">
        <w:rPr>
          <w:rFonts w:cs="Times New Roman"/>
          <w:szCs w:val="24"/>
        </w:rPr>
        <w:t>If an object is found to have a mass of 90.85 grams</w:t>
      </w:r>
      <w:ins w:id="265" w:author="Author">
        <w:r w:rsidR="00784D80">
          <w:rPr>
            <w:rFonts w:cs="Times New Roman"/>
            <w:szCs w:val="24"/>
          </w:rPr>
          <w:t xml:space="preserve"> based on a single </w:t>
        </w:r>
        <w:r w:rsidR="00F50E93">
          <w:rPr>
            <w:rFonts w:cs="Times New Roman"/>
            <w:szCs w:val="24"/>
          </w:rPr>
          <w:t>weighing on a balance</w:t>
        </w:r>
      </w:ins>
      <w:r w:rsidR="00BA439E" w:rsidRPr="00BA439E">
        <w:rPr>
          <w:rFonts w:cs="Times New Roman"/>
          <w:szCs w:val="24"/>
        </w:rPr>
        <w:t xml:space="preserve"> with a </w:t>
      </w:r>
      <w:del w:id="266" w:author="Author">
        <w:r w:rsidR="00BA439E" w:rsidRPr="00BA439E" w:rsidDel="00F50E93">
          <w:rPr>
            <w:rFonts w:cs="Times New Roman"/>
            <w:szCs w:val="24"/>
          </w:rPr>
          <w:delText>rating or stated calibration</w:delText>
        </w:r>
      </w:del>
      <w:ins w:id="267" w:author="Author">
        <w:r w:rsidR="00F50E93">
          <w:rPr>
            <w:rFonts w:cs="Times New Roman"/>
            <w:szCs w:val="24"/>
          </w:rPr>
          <w:t>stated</w:t>
        </w:r>
      </w:ins>
      <w:r w:rsidR="00BA439E" w:rsidRPr="00BA439E">
        <w:rPr>
          <w:rFonts w:cs="Times New Roman"/>
          <w:szCs w:val="24"/>
        </w:rPr>
        <w:t xml:space="preserve"> </w:t>
      </w:r>
      <w:ins w:id="268" w:author="Author">
        <w:r w:rsidR="00F50E93">
          <w:rPr>
            <w:rFonts w:cs="Times New Roman"/>
            <w:szCs w:val="24"/>
          </w:rPr>
          <w:t xml:space="preserve">measurement </w:t>
        </w:r>
      </w:ins>
      <w:r w:rsidR="00BA439E" w:rsidRPr="00BA439E">
        <w:rPr>
          <w:rFonts w:cs="Times New Roman"/>
          <w:szCs w:val="24"/>
        </w:rPr>
        <w:t>uncertainty of 0.05 grams, then the measurement result should be reported as:</w:t>
      </w:r>
    </w:p>
    <w:p w14:paraId="7F0A6058" w14:textId="38C6E93F" w:rsidR="00BA439E" w:rsidRDefault="00BA439E" w:rsidP="00BA439E">
      <w:pPr>
        <w:spacing w:after="0" w:line="240" w:lineRule="auto"/>
        <w:contextualSpacing/>
        <w:outlineLvl w:val="0"/>
        <w:rPr>
          <w:rFonts w:cs="Times New Roman"/>
          <w:szCs w:val="24"/>
        </w:rPr>
      </w:pPr>
      <w:r w:rsidRPr="00BA439E">
        <w:rPr>
          <w:rFonts w:cs="Times New Roman"/>
          <w:szCs w:val="24"/>
        </w:rPr>
        <w:t>The mass</w:t>
      </w:r>
      <w:r w:rsidR="00AD20DD">
        <w:rPr>
          <w:rFonts w:cs="Times New Roman"/>
          <w:szCs w:val="24"/>
        </w:rPr>
        <w:t xml:space="preserve"> of the object is between </w:t>
      </w:r>
      <w:proofErr w:type="gramStart"/>
      <w:r w:rsidR="00AD20DD">
        <w:rPr>
          <w:rFonts w:cs="Times New Roman"/>
          <w:szCs w:val="24"/>
        </w:rPr>
        <w:t xml:space="preserve">[ </w:t>
      </w:r>
      <w:ins w:id="269" w:author="Author">
        <w:r w:rsidR="00784D80">
          <w:rPr>
            <w:rFonts w:cs="Times New Roman"/>
            <w:szCs w:val="24"/>
          </w:rPr>
          <w:t>90.80</w:t>
        </w:r>
      </w:ins>
      <w:proofErr w:type="gramEnd"/>
      <w:r w:rsidRPr="00BA439E">
        <w:rPr>
          <w:rFonts w:cs="Times New Roman"/>
          <w:szCs w:val="24"/>
        </w:rPr>
        <w:t>] and [</w:t>
      </w:r>
      <w:r w:rsidR="00AD20DD">
        <w:rPr>
          <w:rFonts w:cs="Times New Roman"/>
          <w:szCs w:val="24"/>
        </w:rPr>
        <w:t xml:space="preserve"> </w:t>
      </w:r>
      <w:ins w:id="270" w:author="Author">
        <w:r w:rsidR="00784D80">
          <w:rPr>
            <w:rFonts w:cs="Times New Roman"/>
            <w:szCs w:val="24"/>
          </w:rPr>
          <w:t>90.90</w:t>
        </w:r>
      </w:ins>
      <w:r w:rsidRPr="00BA439E">
        <w:rPr>
          <w:rFonts w:cs="Times New Roman"/>
          <w:szCs w:val="24"/>
        </w:rPr>
        <w:t>] grams.</w:t>
      </w:r>
      <w:commentRangeEnd w:id="264"/>
      <w:r w:rsidR="00784D80">
        <w:rPr>
          <w:rStyle w:val="CommentReference"/>
        </w:rPr>
        <w:commentReference w:id="264"/>
      </w:r>
      <w:r w:rsidR="009F6F7D">
        <w:rPr>
          <w:rFonts w:cs="Times New Roman"/>
          <w:szCs w:val="24"/>
        </w:rPr>
        <w:br/>
      </w:r>
    </w:p>
    <w:p w14:paraId="4C1F1B8F" w14:textId="77777777" w:rsidR="00AD20DD" w:rsidRPr="00BA439E" w:rsidRDefault="00AD20DD" w:rsidP="00BA439E">
      <w:pPr>
        <w:spacing w:after="0" w:line="240" w:lineRule="auto"/>
        <w:contextualSpacing/>
        <w:outlineLvl w:val="0"/>
        <w:rPr>
          <w:rFonts w:cs="Times New Roman"/>
          <w:szCs w:val="24"/>
        </w:rPr>
      </w:pPr>
    </w:p>
    <w:p w14:paraId="60712612" w14:textId="77777777" w:rsidR="000F16E7" w:rsidRDefault="00A51CBC">
      <w:pPr>
        <w:spacing w:after="0" w:line="240" w:lineRule="auto"/>
        <w:contextualSpacing/>
        <w:outlineLvl w:val="0"/>
        <w:rPr>
          <w:rFonts w:cs="Times New Roman"/>
          <w:szCs w:val="24"/>
        </w:rPr>
      </w:pPr>
      <w:r w:rsidRPr="00A51CBC">
        <w:rPr>
          <w:rFonts w:cs="Times New Roman"/>
          <w:b/>
          <w:szCs w:val="24"/>
        </w:rPr>
        <w:t xml:space="preserve">Question </w:t>
      </w:r>
      <w:r w:rsidR="00D97C2C" w:rsidRPr="00A51CBC">
        <w:rPr>
          <w:rFonts w:cs="Times New Roman"/>
          <w:b/>
          <w:szCs w:val="24"/>
        </w:rPr>
        <w:t>8</w:t>
      </w:r>
      <w:r w:rsidR="00D97C2C">
        <w:rPr>
          <w:rFonts w:cs="Times New Roman"/>
          <w:szCs w:val="24"/>
        </w:rPr>
        <w:t xml:space="preserve">. </w:t>
      </w:r>
      <w:r w:rsidR="00BA439E" w:rsidRPr="00BA439E">
        <w:rPr>
          <w:rFonts w:cs="Times New Roman"/>
          <w:szCs w:val="24"/>
        </w:rPr>
        <w:t xml:space="preserve">In an experiment three operators measure an object with the same measurement device exactly three times. A chart displaying graphically the measurement values obtained by </w:t>
      </w:r>
      <w:r w:rsidR="00BA439E" w:rsidRPr="00BA439E">
        <w:rPr>
          <w:rFonts w:cs="Times New Roman"/>
          <w:szCs w:val="24"/>
        </w:rPr>
        <w:lastRenderedPageBreak/>
        <w:t xml:space="preserve">operator is shown below.  Do any of the operators show lower variability than the other two operators?   </w:t>
      </w:r>
    </w:p>
    <w:p w14:paraId="6FCE7AAB"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453FA885" wp14:editId="3630CD4F">
            <wp:extent cx="2582545" cy="2578100"/>
            <wp:effectExtent l="25400" t="0" r="8255" b="0"/>
            <wp:docPr id="27" name="Picture 26" descr="question8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8Plot.png"/>
                    <pic:cNvPicPr/>
                  </pic:nvPicPr>
                  <pic:blipFill>
                    <a:blip r:embed="rId28" cstate="print"/>
                    <a:stretch>
                      <a:fillRect/>
                    </a:stretch>
                  </pic:blipFill>
                  <pic:spPr>
                    <a:xfrm>
                      <a:off x="0" y="0"/>
                      <a:ext cx="2582545" cy="2578100"/>
                    </a:xfrm>
                    <a:prstGeom prst="rect">
                      <a:avLst/>
                    </a:prstGeom>
                  </pic:spPr>
                </pic:pic>
              </a:graphicData>
            </a:graphic>
          </wp:inline>
        </w:drawing>
      </w:r>
    </w:p>
    <w:p w14:paraId="5F44F52B" w14:textId="77777777" w:rsidR="00BA439E" w:rsidRPr="00BA439E" w:rsidRDefault="00BA439E" w:rsidP="00184C14">
      <w:pPr>
        <w:numPr>
          <w:ilvl w:val="0"/>
          <w:numId w:val="12"/>
        </w:numPr>
        <w:spacing w:after="0" w:line="240" w:lineRule="auto"/>
        <w:contextualSpacing/>
        <w:outlineLvl w:val="0"/>
        <w:rPr>
          <w:rFonts w:cs="Times New Roman"/>
          <w:szCs w:val="24"/>
        </w:rPr>
      </w:pPr>
      <w:r w:rsidRPr="00BA439E">
        <w:rPr>
          <w:rFonts w:cs="Times New Roman"/>
          <w:szCs w:val="24"/>
        </w:rPr>
        <w:t>Operator 3, because this operator has the lowest measurement values overall.</w:t>
      </w:r>
    </w:p>
    <w:p w14:paraId="737E66FB" w14:textId="77777777" w:rsidR="00BA439E" w:rsidRPr="004C5843" w:rsidRDefault="00BA439E" w:rsidP="00BA439E">
      <w:pPr>
        <w:numPr>
          <w:ilvl w:val="0"/>
          <w:numId w:val="12"/>
        </w:numPr>
        <w:spacing w:after="0" w:line="240" w:lineRule="auto"/>
        <w:contextualSpacing/>
        <w:outlineLvl w:val="0"/>
        <w:rPr>
          <w:rFonts w:cs="Times New Roman"/>
          <w:szCs w:val="24"/>
          <w:highlight w:val="yellow"/>
          <w:rPrChange w:id="271" w:author="Author">
            <w:rPr>
              <w:rFonts w:cs="Times New Roman"/>
              <w:szCs w:val="24"/>
            </w:rPr>
          </w:rPrChange>
        </w:rPr>
      </w:pPr>
      <w:r w:rsidRPr="004C5843">
        <w:rPr>
          <w:rFonts w:cs="Times New Roman"/>
          <w:szCs w:val="24"/>
          <w:highlight w:val="yellow"/>
          <w:rPrChange w:id="272" w:author="Author">
            <w:rPr>
              <w:rFonts w:cs="Times New Roman"/>
              <w:szCs w:val="24"/>
            </w:rPr>
          </w:rPrChange>
        </w:rPr>
        <w:t>No, all of the operators have a very similar amount of variability in their measurements.</w:t>
      </w:r>
    </w:p>
    <w:p w14:paraId="5341AEC2" w14:textId="77777777" w:rsidR="00BA439E" w:rsidRPr="00BA439E" w:rsidRDefault="00BA439E" w:rsidP="00BA439E">
      <w:pPr>
        <w:numPr>
          <w:ilvl w:val="0"/>
          <w:numId w:val="12"/>
        </w:numPr>
        <w:spacing w:after="0" w:line="240" w:lineRule="auto"/>
        <w:contextualSpacing/>
        <w:outlineLvl w:val="0"/>
        <w:rPr>
          <w:rFonts w:cs="Times New Roman"/>
          <w:szCs w:val="24"/>
        </w:rPr>
      </w:pPr>
      <w:r w:rsidRPr="00BA439E">
        <w:rPr>
          <w:rFonts w:cs="Times New Roman"/>
          <w:szCs w:val="24"/>
        </w:rPr>
        <w:t>This cannot be determined from this graph without further information.</w:t>
      </w:r>
    </w:p>
    <w:p w14:paraId="19DA20D2" w14:textId="77777777" w:rsidR="00BA439E" w:rsidRPr="00BA439E" w:rsidRDefault="00BA439E" w:rsidP="00BA439E">
      <w:pPr>
        <w:spacing w:after="0" w:line="240" w:lineRule="auto"/>
        <w:contextualSpacing/>
        <w:outlineLvl w:val="0"/>
        <w:rPr>
          <w:rFonts w:cs="Times New Roman"/>
          <w:szCs w:val="24"/>
        </w:rPr>
      </w:pPr>
    </w:p>
    <w:p w14:paraId="6029D1AF" w14:textId="77777777" w:rsidR="00BA439E" w:rsidRPr="00BA439E" w:rsidRDefault="00A51CBC" w:rsidP="00BA439E">
      <w:pPr>
        <w:spacing w:after="0" w:line="240" w:lineRule="auto"/>
        <w:contextualSpacing/>
        <w:outlineLvl w:val="0"/>
        <w:rPr>
          <w:rFonts w:cs="Times New Roman"/>
          <w:szCs w:val="24"/>
        </w:rPr>
      </w:pPr>
      <w:r w:rsidRPr="00A51CBC">
        <w:rPr>
          <w:rFonts w:cs="Times New Roman"/>
          <w:b/>
          <w:szCs w:val="24"/>
        </w:rPr>
        <w:t xml:space="preserve">Question </w:t>
      </w:r>
      <w:r w:rsidR="00D97C2C" w:rsidRPr="00A51CBC">
        <w:rPr>
          <w:rFonts w:cs="Times New Roman"/>
          <w:b/>
          <w:szCs w:val="24"/>
        </w:rPr>
        <w:t>9</w:t>
      </w:r>
      <w:r w:rsidR="00D97C2C">
        <w:rPr>
          <w:rFonts w:cs="Times New Roman"/>
          <w:szCs w:val="24"/>
        </w:rPr>
        <w:t xml:space="preserve">. </w:t>
      </w:r>
      <w:commentRangeStart w:id="273"/>
      <w:r w:rsidR="00BA439E" w:rsidRPr="00BA439E">
        <w:rPr>
          <w:rFonts w:cs="Times New Roman"/>
          <w:szCs w:val="24"/>
        </w:rPr>
        <w:t>In an experiment three operators measure an object with the same measurement device exactly three times.  A chart displaying graphically the measurement values obtained by operator is shown below.  Do any of the operators show higher variability than the other two operators?</w:t>
      </w:r>
      <w:commentRangeEnd w:id="273"/>
      <w:r w:rsidR="00010571">
        <w:rPr>
          <w:rStyle w:val="CommentReference"/>
        </w:rPr>
        <w:commentReference w:id="273"/>
      </w:r>
      <w:r w:rsidR="00BA439E" w:rsidRPr="00BA439E">
        <w:rPr>
          <w:rFonts w:cs="Times New Roman"/>
          <w:szCs w:val="24"/>
        </w:rPr>
        <w:t xml:space="preserve">   </w:t>
      </w:r>
    </w:p>
    <w:p w14:paraId="3F5E05A9"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0941251F" wp14:editId="2339CC70">
            <wp:extent cx="2582545" cy="2578100"/>
            <wp:effectExtent l="25400" t="0" r="8255" b="0"/>
            <wp:docPr id="26" name="Picture 25" descr="question9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9Plot.png"/>
                    <pic:cNvPicPr/>
                  </pic:nvPicPr>
                  <pic:blipFill>
                    <a:blip r:embed="rId14" cstate="print"/>
                    <a:stretch>
                      <a:fillRect/>
                    </a:stretch>
                  </pic:blipFill>
                  <pic:spPr>
                    <a:xfrm>
                      <a:off x="0" y="0"/>
                      <a:ext cx="2582545" cy="2578100"/>
                    </a:xfrm>
                    <a:prstGeom prst="rect">
                      <a:avLst/>
                    </a:prstGeom>
                  </pic:spPr>
                </pic:pic>
              </a:graphicData>
            </a:graphic>
          </wp:inline>
        </w:drawing>
      </w:r>
    </w:p>
    <w:p w14:paraId="150BEB21" w14:textId="77777777" w:rsidR="00BA439E" w:rsidRPr="00BA439E" w:rsidRDefault="00BA439E" w:rsidP="00184C14">
      <w:pPr>
        <w:numPr>
          <w:ilvl w:val="0"/>
          <w:numId w:val="13"/>
        </w:numPr>
        <w:spacing w:after="0" w:line="240" w:lineRule="auto"/>
        <w:contextualSpacing/>
        <w:outlineLvl w:val="0"/>
        <w:rPr>
          <w:rFonts w:cs="Times New Roman"/>
          <w:szCs w:val="24"/>
        </w:rPr>
      </w:pPr>
      <w:r w:rsidRPr="00BA439E">
        <w:rPr>
          <w:rFonts w:cs="Times New Roman"/>
          <w:szCs w:val="24"/>
        </w:rPr>
        <w:t>Operator 1, because this operator has the highest measurement values overall.</w:t>
      </w:r>
    </w:p>
    <w:p w14:paraId="05481673" w14:textId="77777777" w:rsidR="00BA439E" w:rsidRPr="00BA439E" w:rsidRDefault="00BA439E" w:rsidP="00BA439E">
      <w:pPr>
        <w:numPr>
          <w:ilvl w:val="0"/>
          <w:numId w:val="13"/>
        </w:numPr>
        <w:spacing w:after="0" w:line="240" w:lineRule="auto"/>
        <w:contextualSpacing/>
        <w:outlineLvl w:val="0"/>
        <w:rPr>
          <w:rFonts w:cs="Times New Roman"/>
          <w:szCs w:val="24"/>
        </w:rPr>
      </w:pPr>
      <w:r w:rsidRPr="00BA439E">
        <w:rPr>
          <w:rFonts w:cs="Times New Roman"/>
          <w:szCs w:val="24"/>
        </w:rPr>
        <w:t>Operator 2, because two of the three measurements are more closely clumped than for any of the other 2 operators.</w:t>
      </w:r>
    </w:p>
    <w:p w14:paraId="3991FBDD" w14:textId="77777777" w:rsidR="00BA439E" w:rsidRPr="00BA439E" w:rsidRDefault="00BA439E" w:rsidP="00BA439E">
      <w:pPr>
        <w:numPr>
          <w:ilvl w:val="0"/>
          <w:numId w:val="13"/>
        </w:numPr>
        <w:spacing w:after="0" w:line="240" w:lineRule="auto"/>
        <w:contextualSpacing/>
        <w:outlineLvl w:val="0"/>
        <w:rPr>
          <w:rFonts w:cs="Times New Roman"/>
          <w:szCs w:val="24"/>
        </w:rPr>
      </w:pPr>
      <w:r w:rsidRPr="00010571">
        <w:rPr>
          <w:rFonts w:cs="Times New Roman"/>
          <w:szCs w:val="24"/>
        </w:rPr>
        <w:t>All of the operators have a similar amount of variability in their measurements as the distance between the smallest and the largest measurement is about the same for all operators.</w:t>
      </w:r>
    </w:p>
    <w:p w14:paraId="30782F11" w14:textId="77777777" w:rsidR="00BA439E" w:rsidRPr="00BA439E" w:rsidRDefault="00BA439E" w:rsidP="00BA439E">
      <w:pPr>
        <w:numPr>
          <w:ilvl w:val="0"/>
          <w:numId w:val="13"/>
        </w:numPr>
        <w:spacing w:after="0" w:line="240" w:lineRule="auto"/>
        <w:contextualSpacing/>
        <w:outlineLvl w:val="0"/>
        <w:rPr>
          <w:rFonts w:cs="Times New Roman"/>
          <w:szCs w:val="24"/>
        </w:rPr>
      </w:pPr>
      <w:r w:rsidRPr="00BA439E">
        <w:rPr>
          <w:rFonts w:cs="Times New Roman"/>
          <w:szCs w:val="24"/>
        </w:rPr>
        <w:lastRenderedPageBreak/>
        <w:t>This cannot be determined from this graph without further information.</w:t>
      </w:r>
      <w:r w:rsidR="009F6F7D">
        <w:rPr>
          <w:rFonts w:cs="Times New Roman"/>
          <w:szCs w:val="24"/>
        </w:rPr>
        <w:br/>
      </w:r>
    </w:p>
    <w:p w14:paraId="0DB27A97" w14:textId="77777777" w:rsidR="00BA439E" w:rsidRPr="00BA439E" w:rsidRDefault="00BA439E" w:rsidP="00BA439E">
      <w:pPr>
        <w:spacing w:after="0" w:line="240" w:lineRule="auto"/>
        <w:contextualSpacing/>
        <w:outlineLvl w:val="0"/>
        <w:rPr>
          <w:rFonts w:cs="Times New Roman"/>
          <w:szCs w:val="24"/>
        </w:rPr>
      </w:pPr>
    </w:p>
    <w:p w14:paraId="1315BD6A" w14:textId="77777777" w:rsidR="000F16E7" w:rsidRDefault="00A51CBC">
      <w:pPr>
        <w:spacing w:after="0" w:line="240" w:lineRule="auto"/>
        <w:contextualSpacing/>
        <w:outlineLvl w:val="0"/>
        <w:rPr>
          <w:rFonts w:cs="Times New Roman"/>
          <w:szCs w:val="24"/>
        </w:rPr>
      </w:pPr>
      <w:commentRangeStart w:id="274"/>
      <w:r w:rsidRPr="00A51CBC">
        <w:rPr>
          <w:rFonts w:cs="Times New Roman"/>
          <w:b/>
          <w:szCs w:val="24"/>
        </w:rPr>
        <w:t xml:space="preserve">Question </w:t>
      </w:r>
      <w:r w:rsidR="00D97C2C" w:rsidRPr="00A51CBC">
        <w:rPr>
          <w:rFonts w:cs="Times New Roman"/>
          <w:b/>
          <w:szCs w:val="24"/>
        </w:rPr>
        <w:t>10</w:t>
      </w:r>
      <w:r w:rsidR="00D97C2C">
        <w:rPr>
          <w:rFonts w:cs="Times New Roman"/>
          <w:szCs w:val="24"/>
        </w:rPr>
        <w:t xml:space="preserve">. </w:t>
      </w:r>
      <w:r w:rsidR="00BA439E" w:rsidRPr="00BA439E">
        <w:rPr>
          <w:rFonts w:cs="Times New Roman"/>
          <w:szCs w:val="24"/>
        </w:rPr>
        <w:t>In an experiment three operators measure an object with the same measurement device exactly three times. A chart displaying graphically the measurement values obtained by operator is shown below.  Do any of the operators show higher variability than the other two operators?</w:t>
      </w:r>
      <w:commentRangeEnd w:id="274"/>
      <w:r w:rsidR="004C5843">
        <w:rPr>
          <w:rStyle w:val="CommentReference"/>
        </w:rPr>
        <w:commentReference w:id="274"/>
      </w:r>
    </w:p>
    <w:p w14:paraId="441034B8"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7B64A4AC" wp14:editId="5F0E5F55">
            <wp:extent cx="2582545" cy="2578100"/>
            <wp:effectExtent l="25400" t="0" r="8255" b="0"/>
            <wp:docPr id="25" name="Picture 24" descr="question10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10Plot.png"/>
                    <pic:cNvPicPr/>
                  </pic:nvPicPr>
                  <pic:blipFill>
                    <a:blip r:embed="rId29" cstate="print"/>
                    <a:stretch>
                      <a:fillRect/>
                    </a:stretch>
                  </pic:blipFill>
                  <pic:spPr>
                    <a:xfrm>
                      <a:off x="0" y="0"/>
                      <a:ext cx="2582545" cy="2578100"/>
                    </a:xfrm>
                    <a:prstGeom prst="rect">
                      <a:avLst/>
                    </a:prstGeom>
                  </pic:spPr>
                </pic:pic>
              </a:graphicData>
            </a:graphic>
          </wp:inline>
        </w:drawing>
      </w:r>
    </w:p>
    <w:p w14:paraId="3CC34CF0" w14:textId="77777777" w:rsidR="00BA439E" w:rsidRPr="00BA439E" w:rsidRDefault="00BA439E" w:rsidP="00BA439E">
      <w:pPr>
        <w:spacing w:after="0" w:line="240" w:lineRule="auto"/>
        <w:contextualSpacing/>
        <w:outlineLvl w:val="0"/>
        <w:rPr>
          <w:rFonts w:cs="Times New Roman"/>
          <w:szCs w:val="24"/>
        </w:rPr>
      </w:pPr>
      <w:r w:rsidRPr="00BA439E">
        <w:rPr>
          <w:rFonts w:cs="Times New Roman"/>
          <w:szCs w:val="24"/>
        </w:rPr>
        <w:t xml:space="preserve">   </w:t>
      </w:r>
    </w:p>
    <w:p w14:paraId="2B6B61B7" w14:textId="77777777" w:rsidR="00BA439E" w:rsidRPr="00BA439E" w:rsidRDefault="00BA439E" w:rsidP="00184C14">
      <w:pPr>
        <w:numPr>
          <w:ilvl w:val="0"/>
          <w:numId w:val="14"/>
        </w:numPr>
        <w:spacing w:after="0" w:line="240" w:lineRule="auto"/>
        <w:contextualSpacing/>
        <w:outlineLvl w:val="0"/>
        <w:rPr>
          <w:rFonts w:cs="Times New Roman"/>
          <w:szCs w:val="24"/>
        </w:rPr>
      </w:pPr>
      <w:r w:rsidRPr="00BA439E">
        <w:rPr>
          <w:rFonts w:cs="Times New Roman"/>
          <w:szCs w:val="24"/>
        </w:rPr>
        <w:t>Operator 1, because all of the measurements are highest overall.</w:t>
      </w:r>
    </w:p>
    <w:p w14:paraId="51906ABE" w14:textId="77777777" w:rsidR="00BA439E" w:rsidRPr="00BA439E" w:rsidRDefault="00BA439E" w:rsidP="00BA439E">
      <w:pPr>
        <w:numPr>
          <w:ilvl w:val="0"/>
          <w:numId w:val="14"/>
        </w:numPr>
        <w:spacing w:after="0" w:line="240" w:lineRule="auto"/>
        <w:contextualSpacing/>
        <w:outlineLvl w:val="0"/>
        <w:rPr>
          <w:rFonts w:cs="Times New Roman"/>
          <w:szCs w:val="24"/>
        </w:rPr>
      </w:pPr>
      <w:r w:rsidRPr="00BA439E">
        <w:rPr>
          <w:rFonts w:cs="Times New Roman"/>
          <w:szCs w:val="24"/>
        </w:rPr>
        <w:t>Operator 2, because these measurements are spread out over a larger range.</w:t>
      </w:r>
    </w:p>
    <w:p w14:paraId="2C5BDCE2" w14:textId="77777777" w:rsidR="00BA439E" w:rsidRPr="00BA439E" w:rsidRDefault="00BA439E" w:rsidP="00BA439E">
      <w:pPr>
        <w:numPr>
          <w:ilvl w:val="0"/>
          <w:numId w:val="14"/>
        </w:numPr>
        <w:spacing w:after="0" w:line="240" w:lineRule="auto"/>
        <w:contextualSpacing/>
        <w:outlineLvl w:val="0"/>
        <w:rPr>
          <w:rFonts w:cs="Times New Roman"/>
          <w:szCs w:val="24"/>
        </w:rPr>
      </w:pPr>
      <w:r w:rsidRPr="00BA439E">
        <w:rPr>
          <w:rFonts w:cs="Times New Roman"/>
          <w:szCs w:val="24"/>
        </w:rPr>
        <w:t>Operator 3, because this operators shows the smallest number of distinct measurement values.</w:t>
      </w:r>
    </w:p>
    <w:p w14:paraId="5B35861E" w14:textId="77777777" w:rsidR="00BA439E" w:rsidRPr="00BA439E" w:rsidRDefault="00BA439E" w:rsidP="00BA439E">
      <w:pPr>
        <w:numPr>
          <w:ilvl w:val="0"/>
          <w:numId w:val="14"/>
        </w:numPr>
        <w:spacing w:after="0" w:line="240" w:lineRule="auto"/>
        <w:contextualSpacing/>
        <w:outlineLvl w:val="0"/>
        <w:rPr>
          <w:rFonts w:cs="Times New Roman"/>
          <w:szCs w:val="24"/>
        </w:rPr>
      </w:pPr>
      <w:r w:rsidRPr="00BA439E">
        <w:rPr>
          <w:rFonts w:cs="Times New Roman"/>
          <w:szCs w:val="24"/>
        </w:rPr>
        <w:t>This cannot be determined from this graph without further information.</w:t>
      </w:r>
      <w:r w:rsidR="009F6F7D">
        <w:rPr>
          <w:rFonts w:cs="Times New Roman"/>
          <w:szCs w:val="24"/>
        </w:rPr>
        <w:br/>
      </w:r>
    </w:p>
    <w:p w14:paraId="2F6719B2" w14:textId="77777777" w:rsidR="00BA439E" w:rsidRPr="00BA439E" w:rsidRDefault="00BA439E" w:rsidP="00BA439E">
      <w:pPr>
        <w:spacing w:after="0" w:line="240" w:lineRule="auto"/>
        <w:contextualSpacing/>
        <w:outlineLvl w:val="0"/>
        <w:rPr>
          <w:rFonts w:cs="Times New Roman"/>
          <w:szCs w:val="24"/>
        </w:rPr>
      </w:pPr>
    </w:p>
    <w:p w14:paraId="2151919D" w14:textId="77777777" w:rsidR="000F16E7" w:rsidRDefault="00A51CBC">
      <w:pPr>
        <w:spacing w:after="0" w:line="240" w:lineRule="auto"/>
        <w:contextualSpacing/>
        <w:outlineLvl w:val="0"/>
        <w:rPr>
          <w:rFonts w:cs="Times New Roman"/>
          <w:szCs w:val="24"/>
        </w:rPr>
      </w:pPr>
      <w:r w:rsidRPr="00A51CBC">
        <w:rPr>
          <w:rFonts w:cs="Times New Roman"/>
          <w:b/>
          <w:szCs w:val="24"/>
        </w:rPr>
        <w:t xml:space="preserve">Question </w:t>
      </w:r>
      <w:r w:rsidR="00D97C2C" w:rsidRPr="00A51CBC">
        <w:rPr>
          <w:rFonts w:cs="Times New Roman"/>
          <w:b/>
          <w:szCs w:val="24"/>
        </w:rPr>
        <w:t>11</w:t>
      </w:r>
      <w:r w:rsidR="00D97C2C">
        <w:rPr>
          <w:rFonts w:cs="Times New Roman"/>
          <w:szCs w:val="24"/>
        </w:rPr>
        <w:t>.</w:t>
      </w:r>
      <w:r w:rsidR="00AD20DD">
        <w:rPr>
          <w:rFonts w:cs="Times New Roman"/>
          <w:szCs w:val="24"/>
        </w:rPr>
        <w:t xml:space="preserve"> </w:t>
      </w:r>
      <w:commentRangeStart w:id="275"/>
      <w:r w:rsidR="00BA439E" w:rsidRPr="00BA439E">
        <w:rPr>
          <w:rFonts w:cs="Times New Roman"/>
          <w:szCs w:val="24"/>
        </w:rPr>
        <w:t>In an experiment three operators measure an object with the same measurement device exactly three times. A chart displaying graphically the measurement values obtained by operator is shown below.  Do any of the operators show lower variability than the other two operators?</w:t>
      </w:r>
      <w:commentRangeEnd w:id="275"/>
      <w:r w:rsidR="00C942DC">
        <w:rPr>
          <w:rStyle w:val="CommentReference"/>
        </w:rPr>
        <w:commentReference w:id="275"/>
      </w:r>
    </w:p>
    <w:p w14:paraId="514C069B"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lastRenderedPageBreak/>
        <w:drawing>
          <wp:inline distT="0" distB="0" distL="0" distR="0" wp14:anchorId="456C1BAB" wp14:editId="5F6E3627">
            <wp:extent cx="2582545" cy="2578100"/>
            <wp:effectExtent l="25400" t="0" r="8255" b="0"/>
            <wp:docPr id="24" name="Picture 23" descr="question10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10Plot.png"/>
                    <pic:cNvPicPr/>
                  </pic:nvPicPr>
                  <pic:blipFill>
                    <a:blip r:embed="rId29" cstate="print"/>
                    <a:stretch>
                      <a:fillRect/>
                    </a:stretch>
                  </pic:blipFill>
                  <pic:spPr>
                    <a:xfrm>
                      <a:off x="0" y="0"/>
                      <a:ext cx="2582545" cy="2578100"/>
                    </a:xfrm>
                    <a:prstGeom prst="rect">
                      <a:avLst/>
                    </a:prstGeom>
                  </pic:spPr>
                </pic:pic>
              </a:graphicData>
            </a:graphic>
          </wp:inline>
        </w:drawing>
      </w:r>
    </w:p>
    <w:p w14:paraId="6CA64897" w14:textId="77777777" w:rsidR="00BA439E" w:rsidRPr="00BA439E" w:rsidRDefault="00BA439E" w:rsidP="00184C14">
      <w:pPr>
        <w:numPr>
          <w:ilvl w:val="0"/>
          <w:numId w:val="15"/>
        </w:numPr>
        <w:spacing w:after="0" w:line="240" w:lineRule="auto"/>
        <w:contextualSpacing/>
        <w:outlineLvl w:val="0"/>
        <w:rPr>
          <w:rFonts w:cs="Times New Roman"/>
          <w:szCs w:val="24"/>
        </w:rPr>
      </w:pPr>
      <w:r w:rsidRPr="00BA439E">
        <w:rPr>
          <w:rFonts w:cs="Times New Roman"/>
          <w:szCs w:val="24"/>
        </w:rPr>
        <w:t>Operator 1, because the range of these measurements is smallest.</w:t>
      </w:r>
    </w:p>
    <w:p w14:paraId="423BB25B" w14:textId="77777777" w:rsidR="00BA439E" w:rsidRPr="00BA439E" w:rsidRDefault="009F6F7D" w:rsidP="00BA439E">
      <w:pPr>
        <w:numPr>
          <w:ilvl w:val="0"/>
          <w:numId w:val="15"/>
        </w:numPr>
        <w:spacing w:after="0" w:line="240" w:lineRule="auto"/>
        <w:contextualSpacing/>
        <w:outlineLvl w:val="0"/>
        <w:rPr>
          <w:rFonts w:cs="Times New Roman"/>
          <w:szCs w:val="24"/>
        </w:rPr>
      </w:pPr>
      <w:proofErr w:type="gramStart"/>
      <w:r w:rsidRPr="00BA439E">
        <w:rPr>
          <w:rFonts w:cs="Times New Roman"/>
          <w:szCs w:val="24"/>
        </w:rPr>
        <w:t>Operator 3, because these measurements are lower</w:t>
      </w:r>
      <w:proofErr w:type="gramEnd"/>
      <w:r w:rsidR="00BA439E" w:rsidRPr="00BA439E">
        <w:rPr>
          <w:rFonts w:cs="Times New Roman"/>
          <w:szCs w:val="24"/>
        </w:rPr>
        <w:t xml:space="preserve"> than all but one other measurement value.</w:t>
      </w:r>
    </w:p>
    <w:p w14:paraId="07361D50" w14:textId="77777777" w:rsidR="00BA439E" w:rsidRPr="00BA439E" w:rsidRDefault="00BA439E" w:rsidP="00BA439E">
      <w:pPr>
        <w:numPr>
          <w:ilvl w:val="0"/>
          <w:numId w:val="15"/>
        </w:numPr>
        <w:spacing w:after="0" w:line="240" w:lineRule="auto"/>
        <w:contextualSpacing/>
        <w:outlineLvl w:val="0"/>
        <w:rPr>
          <w:rFonts w:cs="Times New Roman"/>
          <w:szCs w:val="24"/>
        </w:rPr>
      </w:pPr>
      <w:r w:rsidRPr="00BA439E">
        <w:rPr>
          <w:rFonts w:cs="Times New Roman"/>
          <w:szCs w:val="24"/>
        </w:rPr>
        <w:t>This cannot be determined from this graph without further information.</w:t>
      </w:r>
    </w:p>
    <w:p w14:paraId="420F27C8" w14:textId="77777777" w:rsidR="00BA439E" w:rsidRPr="00BA439E" w:rsidRDefault="00BA439E" w:rsidP="00BA439E">
      <w:pPr>
        <w:spacing w:after="0" w:line="240" w:lineRule="auto"/>
        <w:contextualSpacing/>
        <w:outlineLvl w:val="0"/>
        <w:rPr>
          <w:rFonts w:cs="Times New Roman"/>
          <w:szCs w:val="24"/>
        </w:rPr>
      </w:pPr>
    </w:p>
    <w:p w14:paraId="5A75F374" w14:textId="77777777" w:rsidR="00BA439E" w:rsidRPr="00BA439E" w:rsidRDefault="00A51CBC" w:rsidP="00BA439E">
      <w:pPr>
        <w:spacing w:after="0" w:line="240" w:lineRule="auto"/>
        <w:contextualSpacing/>
        <w:outlineLvl w:val="0"/>
        <w:rPr>
          <w:rFonts w:cs="Times New Roman"/>
          <w:szCs w:val="24"/>
        </w:rPr>
      </w:pPr>
      <w:r w:rsidRPr="00A51CBC">
        <w:rPr>
          <w:rFonts w:cs="Times New Roman"/>
          <w:b/>
          <w:szCs w:val="24"/>
        </w:rPr>
        <w:t xml:space="preserve">Question </w:t>
      </w:r>
      <w:r w:rsidR="00D97C2C" w:rsidRPr="00A51CBC">
        <w:rPr>
          <w:rFonts w:cs="Times New Roman"/>
          <w:b/>
          <w:szCs w:val="24"/>
        </w:rPr>
        <w:t>12</w:t>
      </w:r>
      <w:r w:rsidR="00D97C2C">
        <w:rPr>
          <w:rFonts w:cs="Times New Roman"/>
          <w:szCs w:val="24"/>
        </w:rPr>
        <w:t xml:space="preserve">. </w:t>
      </w:r>
      <w:commentRangeStart w:id="276"/>
      <w:r w:rsidR="00BA439E" w:rsidRPr="00BA439E">
        <w:rPr>
          <w:rFonts w:cs="Times New Roman"/>
          <w:szCs w:val="24"/>
        </w:rPr>
        <w:t>The experiment is changed and now one operator measures 10 objects (also called parts) with the same measurement device three times each.  A chart displaying graphically the measurement values obtained by part is shown below.  Which part(s) show(s) the lowest amount of measurement variability?</w:t>
      </w:r>
      <w:commentRangeEnd w:id="276"/>
      <w:r w:rsidR="00C12012">
        <w:rPr>
          <w:rStyle w:val="CommentReference"/>
        </w:rPr>
        <w:commentReference w:id="276"/>
      </w:r>
      <w:r w:rsidR="00BA439E" w:rsidRPr="00BA439E">
        <w:rPr>
          <w:rFonts w:cs="Times New Roman"/>
          <w:szCs w:val="24"/>
        </w:rPr>
        <w:t xml:space="preserve">   </w:t>
      </w:r>
    </w:p>
    <w:p w14:paraId="7A099423"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22205781" wp14:editId="4DC9A177">
            <wp:extent cx="2582545" cy="2578100"/>
            <wp:effectExtent l="25400" t="0" r="8255" b="0"/>
            <wp:docPr id="22" name="Picture 21" descr="question12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12Plot.png"/>
                    <pic:cNvPicPr/>
                  </pic:nvPicPr>
                  <pic:blipFill>
                    <a:blip r:embed="rId30" cstate="print"/>
                    <a:stretch>
                      <a:fillRect/>
                    </a:stretch>
                  </pic:blipFill>
                  <pic:spPr>
                    <a:xfrm>
                      <a:off x="0" y="0"/>
                      <a:ext cx="2582545" cy="2578100"/>
                    </a:xfrm>
                    <a:prstGeom prst="rect">
                      <a:avLst/>
                    </a:prstGeom>
                  </pic:spPr>
                </pic:pic>
              </a:graphicData>
            </a:graphic>
          </wp:inline>
        </w:drawing>
      </w:r>
    </w:p>
    <w:p w14:paraId="5C84EB3D" w14:textId="77777777" w:rsidR="00BA439E" w:rsidRPr="00BA439E" w:rsidRDefault="00BA439E" w:rsidP="00AE5637">
      <w:pPr>
        <w:numPr>
          <w:ilvl w:val="0"/>
          <w:numId w:val="16"/>
        </w:numPr>
        <w:spacing w:after="0" w:line="240" w:lineRule="auto"/>
        <w:contextualSpacing/>
        <w:outlineLvl w:val="0"/>
        <w:rPr>
          <w:rFonts w:cs="Times New Roman"/>
          <w:szCs w:val="24"/>
        </w:rPr>
      </w:pPr>
      <w:r w:rsidRPr="00BA439E">
        <w:rPr>
          <w:rFonts w:cs="Times New Roman"/>
          <w:szCs w:val="24"/>
        </w:rPr>
        <w:t>Parts 9 and 10.</w:t>
      </w:r>
    </w:p>
    <w:p w14:paraId="72416BFB" w14:textId="77777777" w:rsidR="00BA439E" w:rsidRPr="00BA439E" w:rsidRDefault="00BA439E" w:rsidP="00BA439E">
      <w:pPr>
        <w:numPr>
          <w:ilvl w:val="0"/>
          <w:numId w:val="16"/>
        </w:numPr>
        <w:spacing w:after="0" w:line="240" w:lineRule="auto"/>
        <w:contextualSpacing/>
        <w:outlineLvl w:val="0"/>
        <w:rPr>
          <w:rFonts w:cs="Times New Roman"/>
          <w:szCs w:val="24"/>
        </w:rPr>
      </w:pPr>
      <w:r w:rsidRPr="00BA439E">
        <w:rPr>
          <w:rFonts w:cs="Times New Roman"/>
          <w:szCs w:val="24"/>
        </w:rPr>
        <w:t>Part 5.</w:t>
      </w:r>
    </w:p>
    <w:p w14:paraId="52D880CE" w14:textId="77777777" w:rsidR="00BA439E" w:rsidRPr="00BA439E" w:rsidRDefault="00BA439E" w:rsidP="00BA439E">
      <w:pPr>
        <w:numPr>
          <w:ilvl w:val="0"/>
          <w:numId w:val="16"/>
        </w:numPr>
        <w:spacing w:after="0" w:line="240" w:lineRule="auto"/>
        <w:contextualSpacing/>
        <w:outlineLvl w:val="0"/>
        <w:rPr>
          <w:rFonts w:cs="Times New Roman"/>
          <w:szCs w:val="24"/>
        </w:rPr>
      </w:pPr>
      <w:r w:rsidRPr="00BA439E">
        <w:rPr>
          <w:rFonts w:cs="Times New Roman"/>
          <w:szCs w:val="24"/>
        </w:rPr>
        <w:t>Parts 3, 4 and 5.</w:t>
      </w:r>
    </w:p>
    <w:p w14:paraId="56D24C28" w14:textId="77777777" w:rsidR="00BA439E" w:rsidRPr="00BA439E" w:rsidRDefault="00BA439E" w:rsidP="00BA439E">
      <w:pPr>
        <w:numPr>
          <w:ilvl w:val="0"/>
          <w:numId w:val="16"/>
        </w:numPr>
        <w:spacing w:after="0" w:line="240" w:lineRule="auto"/>
        <w:contextualSpacing/>
        <w:outlineLvl w:val="0"/>
        <w:rPr>
          <w:rFonts w:cs="Times New Roman"/>
          <w:szCs w:val="24"/>
        </w:rPr>
      </w:pPr>
      <w:r w:rsidRPr="00BA439E">
        <w:rPr>
          <w:rFonts w:cs="Times New Roman"/>
          <w:szCs w:val="24"/>
        </w:rPr>
        <w:t>This cannot be determined from this graph without further information.</w:t>
      </w:r>
      <w:r w:rsidR="009F6F7D">
        <w:rPr>
          <w:rFonts w:cs="Times New Roman"/>
          <w:szCs w:val="24"/>
        </w:rPr>
        <w:br/>
      </w:r>
    </w:p>
    <w:p w14:paraId="5CC074E5" w14:textId="77777777" w:rsidR="00BA439E" w:rsidRPr="00BA439E" w:rsidRDefault="00BA439E" w:rsidP="00BA439E">
      <w:pPr>
        <w:spacing w:after="0" w:line="240" w:lineRule="auto"/>
        <w:contextualSpacing/>
        <w:outlineLvl w:val="0"/>
        <w:rPr>
          <w:rFonts w:cs="Times New Roman"/>
          <w:szCs w:val="24"/>
        </w:rPr>
      </w:pPr>
    </w:p>
    <w:p w14:paraId="5E515147" w14:textId="77777777" w:rsidR="000F16E7" w:rsidRDefault="00A51CBC">
      <w:pPr>
        <w:spacing w:after="0" w:line="240" w:lineRule="auto"/>
        <w:contextualSpacing/>
        <w:outlineLvl w:val="0"/>
        <w:rPr>
          <w:rFonts w:cs="Times New Roman"/>
          <w:szCs w:val="24"/>
        </w:rPr>
      </w:pPr>
      <w:r w:rsidRPr="00A51CBC">
        <w:rPr>
          <w:rFonts w:cs="Times New Roman"/>
          <w:b/>
          <w:szCs w:val="24"/>
        </w:rPr>
        <w:t xml:space="preserve">Question </w:t>
      </w:r>
      <w:r w:rsidR="00D97C2C" w:rsidRPr="00A51CBC">
        <w:rPr>
          <w:rFonts w:cs="Times New Roman"/>
          <w:b/>
          <w:szCs w:val="24"/>
        </w:rPr>
        <w:t>13</w:t>
      </w:r>
      <w:r w:rsidR="00D97C2C">
        <w:rPr>
          <w:rFonts w:cs="Times New Roman"/>
          <w:szCs w:val="24"/>
        </w:rPr>
        <w:t>.</w:t>
      </w:r>
      <w:r w:rsidR="00AD20DD">
        <w:rPr>
          <w:rFonts w:cs="Times New Roman"/>
          <w:szCs w:val="24"/>
        </w:rPr>
        <w:t xml:space="preserve"> </w:t>
      </w:r>
      <w:r w:rsidR="00BA439E" w:rsidRPr="00BA439E">
        <w:rPr>
          <w:rFonts w:cs="Times New Roman"/>
          <w:szCs w:val="24"/>
        </w:rPr>
        <w:t xml:space="preserve">The experiment is changed and now one operator measures 10 objects (also called parts) with the same measurement device three times each. A chart displaying graphically the </w:t>
      </w:r>
      <w:r w:rsidR="00BA439E" w:rsidRPr="00BA439E">
        <w:rPr>
          <w:rFonts w:cs="Times New Roman"/>
          <w:szCs w:val="24"/>
        </w:rPr>
        <w:lastRenderedPageBreak/>
        <w:t xml:space="preserve">measurement values obtained by part is shown below.  Which part(s) show(s) the highest amount of measurement variability?   </w:t>
      </w:r>
    </w:p>
    <w:p w14:paraId="70A7F3B2"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4B443583" wp14:editId="12C5AFEB">
            <wp:extent cx="2582545" cy="2578100"/>
            <wp:effectExtent l="25400" t="0" r="8255" b="0"/>
            <wp:docPr id="23" name="Picture 21" descr="question12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12Plot.png"/>
                    <pic:cNvPicPr/>
                  </pic:nvPicPr>
                  <pic:blipFill>
                    <a:blip r:embed="rId30" cstate="print"/>
                    <a:stretch>
                      <a:fillRect/>
                    </a:stretch>
                  </pic:blipFill>
                  <pic:spPr>
                    <a:xfrm>
                      <a:off x="0" y="0"/>
                      <a:ext cx="2582545" cy="2578100"/>
                    </a:xfrm>
                    <a:prstGeom prst="rect">
                      <a:avLst/>
                    </a:prstGeom>
                  </pic:spPr>
                </pic:pic>
              </a:graphicData>
            </a:graphic>
          </wp:inline>
        </w:drawing>
      </w:r>
    </w:p>
    <w:p w14:paraId="763CEADF" w14:textId="77777777" w:rsidR="00BA439E" w:rsidRPr="00BA439E" w:rsidRDefault="00BA439E" w:rsidP="00AE5637">
      <w:pPr>
        <w:numPr>
          <w:ilvl w:val="0"/>
          <w:numId w:val="17"/>
        </w:numPr>
        <w:spacing w:after="0" w:line="240" w:lineRule="auto"/>
        <w:contextualSpacing/>
        <w:outlineLvl w:val="0"/>
        <w:rPr>
          <w:rFonts w:cs="Times New Roman"/>
          <w:szCs w:val="24"/>
        </w:rPr>
      </w:pPr>
      <w:r w:rsidRPr="00BA439E">
        <w:rPr>
          <w:rFonts w:cs="Times New Roman"/>
          <w:szCs w:val="24"/>
        </w:rPr>
        <w:t>Part 6.</w:t>
      </w:r>
    </w:p>
    <w:p w14:paraId="1A0B6CEB" w14:textId="77777777" w:rsidR="00BA439E" w:rsidRPr="00BA439E" w:rsidRDefault="00BA439E" w:rsidP="00BA439E">
      <w:pPr>
        <w:numPr>
          <w:ilvl w:val="0"/>
          <w:numId w:val="17"/>
        </w:numPr>
        <w:spacing w:after="0" w:line="240" w:lineRule="auto"/>
        <w:contextualSpacing/>
        <w:outlineLvl w:val="0"/>
        <w:rPr>
          <w:rFonts w:cs="Times New Roman"/>
          <w:szCs w:val="24"/>
        </w:rPr>
      </w:pPr>
      <w:r w:rsidRPr="00BA439E">
        <w:rPr>
          <w:rFonts w:cs="Times New Roman"/>
          <w:szCs w:val="24"/>
        </w:rPr>
        <w:t>Part 1.</w:t>
      </w:r>
    </w:p>
    <w:p w14:paraId="435E293F" w14:textId="77777777" w:rsidR="00BA439E" w:rsidRDefault="00BA439E" w:rsidP="00BA439E">
      <w:pPr>
        <w:numPr>
          <w:ilvl w:val="0"/>
          <w:numId w:val="17"/>
        </w:numPr>
        <w:spacing w:after="0" w:line="240" w:lineRule="auto"/>
        <w:contextualSpacing/>
        <w:outlineLvl w:val="0"/>
        <w:rPr>
          <w:rFonts w:cs="Times New Roman"/>
          <w:szCs w:val="24"/>
        </w:rPr>
      </w:pPr>
      <w:r w:rsidRPr="00BA439E">
        <w:rPr>
          <w:rFonts w:cs="Times New Roman"/>
          <w:szCs w:val="24"/>
        </w:rPr>
        <w:t>This cannot be determined from this graph without further information.</w:t>
      </w:r>
    </w:p>
    <w:p w14:paraId="0E61205E" w14:textId="77777777" w:rsidR="000F16E7" w:rsidRDefault="000F16E7">
      <w:pPr>
        <w:spacing w:after="0" w:line="240" w:lineRule="auto"/>
        <w:ind w:left="1080"/>
        <w:contextualSpacing/>
        <w:outlineLvl w:val="0"/>
        <w:rPr>
          <w:rFonts w:cs="Times New Roman"/>
          <w:szCs w:val="24"/>
        </w:rPr>
      </w:pPr>
    </w:p>
    <w:p w14:paraId="3F237EC1" w14:textId="77777777" w:rsidR="000F16E7" w:rsidRDefault="00A51CBC">
      <w:pPr>
        <w:spacing w:after="0" w:line="240" w:lineRule="auto"/>
        <w:contextualSpacing/>
        <w:outlineLvl w:val="0"/>
        <w:rPr>
          <w:rFonts w:cs="Times New Roman"/>
          <w:szCs w:val="24"/>
        </w:rPr>
      </w:pPr>
      <w:r w:rsidRPr="00A51CBC">
        <w:rPr>
          <w:rFonts w:cs="Times New Roman"/>
          <w:b/>
          <w:szCs w:val="24"/>
        </w:rPr>
        <w:t xml:space="preserve">Question </w:t>
      </w:r>
      <w:r w:rsidR="00A6017A" w:rsidRPr="00A51CBC">
        <w:rPr>
          <w:rFonts w:cs="Times New Roman"/>
          <w:b/>
          <w:szCs w:val="24"/>
        </w:rPr>
        <w:t>14</w:t>
      </w:r>
      <w:r w:rsidR="00A6017A">
        <w:rPr>
          <w:rFonts w:cs="Times New Roman"/>
          <w:szCs w:val="24"/>
        </w:rPr>
        <w:t xml:space="preserve">. </w:t>
      </w:r>
      <w:r w:rsidR="00BA439E" w:rsidRPr="00BA439E">
        <w:rPr>
          <w:rFonts w:cs="Times New Roman"/>
          <w:szCs w:val="24"/>
        </w:rPr>
        <w:t xml:space="preserve">A class of 30 introductory statistics students took a 15 item quiz, with each item worth 1 point. The standard deviation for the resulting </w:t>
      </w:r>
      <w:proofErr w:type="gramStart"/>
      <w:r w:rsidR="00BA439E" w:rsidRPr="00BA439E">
        <w:rPr>
          <w:rFonts w:cs="Times New Roman"/>
          <w:szCs w:val="24"/>
        </w:rPr>
        <w:t>score</w:t>
      </w:r>
      <w:proofErr w:type="gramEnd"/>
      <w:r w:rsidR="00BA439E" w:rsidRPr="00BA439E">
        <w:rPr>
          <w:rFonts w:cs="Times New Roman"/>
          <w:szCs w:val="24"/>
        </w:rPr>
        <w:t xml:space="preserve"> distribution is 0. You know that</w:t>
      </w:r>
    </w:p>
    <w:p w14:paraId="4FC28C54" w14:textId="77777777" w:rsidR="00BA439E" w:rsidRPr="00BA439E" w:rsidRDefault="00A51CBC" w:rsidP="00AE5637">
      <w:pPr>
        <w:numPr>
          <w:ilvl w:val="0"/>
          <w:numId w:val="18"/>
        </w:numPr>
        <w:spacing w:after="0" w:line="240" w:lineRule="auto"/>
        <w:contextualSpacing/>
        <w:outlineLvl w:val="0"/>
        <w:rPr>
          <w:rFonts w:cs="Times New Roman"/>
          <w:szCs w:val="24"/>
        </w:rPr>
      </w:pPr>
      <w:r>
        <w:rPr>
          <w:rFonts w:cs="Times New Roman"/>
          <w:szCs w:val="24"/>
        </w:rPr>
        <w:t>A</w:t>
      </w:r>
      <w:r w:rsidR="00BA439E" w:rsidRPr="00BA439E">
        <w:rPr>
          <w:rFonts w:cs="Times New Roman"/>
          <w:szCs w:val="24"/>
        </w:rPr>
        <w:t>bout half the score were above the mean.</w:t>
      </w:r>
    </w:p>
    <w:p w14:paraId="758E40AA" w14:textId="77777777" w:rsidR="00BA439E" w:rsidRPr="00BA439E" w:rsidRDefault="00A51CBC" w:rsidP="00BA439E">
      <w:pPr>
        <w:numPr>
          <w:ilvl w:val="0"/>
          <w:numId w:val="18"/>
        </w:numPr>
        <w:spacing w:after="0" w:line="240" w:lineRule="auto"/>
        <w:contextualSpacing/>
        <w:outlineLvl w:val="0"/>
        <w:rPr>
          <w:rFonts w:cs="Times New Roman"/>
          <w:szCs w:val="24"/>
        </w:rPr>
      </w:pPr>
      <w:r>
        <w:rPr>
          <w:rFonts w:cs="Times New Roman"/>
          <w:szCs w:val="24"/>
        </w:rPr>
        <w:t>An</w:t>
      </w:r>
      <w:r w:rsidR="00BA439E" w:rsidRPr="00BA439E">
        <w:rPr>
          <w:rFonts w:cs="Times New Roman"/>
          <w:szCs w:val="24"/>
        </w:rPr>
        <w:t xml:space="preserve"> arithmetic error must have been made.</w:t>
      </w:r>
    </w:p>
    <w:p w14:paraId="6D53A4E7" w14:textId="77777777" w:rsidR="00BA439E" w:rsidRPr="00BA439E" w:rsidRDefault="00A51CBC" w:rsidP="00BA439E">
      <w:pPr>
        <w:numPr>
          <w:ilvl w:val="0"/>
          <w:numId w:val="18"/>
        </w:numPr>
        <w:spacing w:after="0" w:line="240" w:lineRule="auto"/>
        <w:contextualSpacing/>
        <w:outlineLvl w:val="0"/>
        <w:rPr>
          <w:rFonts w:cs="Times New Roman"/>
          <w:szCs w:val="24"/>
        </w:rPr>
      </w:pPr>
      <w:r w:rsidRPr="00BC42D7">
        <w:rPr>
          <w:rFonts w:cs="Times New Roman"/>
          <w:szCs w:val="24"/>
          <w:highlight w:val="yellow"/>
          <w:rPrChange w:id="277" w:author="Author">
            <w:rPr>
              <w:rFonts w:cs="Times New Roman"/>
              <w:szCs w:val="24"/>
            </w:rPr>
          </w:rPrChange>
        </w:rPr>
        <w:t>E</w:t>
      </w:r>
      <w:r w:rsidR="00BA439E" w:rsidRPr="00BC42D7">
        <w:rPr>
          <w:rFonts w:cs="Times New Roman"/>
          <w:szCs w:val="24"/>
          <w:highlight w:val="yellow"/>
          <w:rPrChange w:id="278" w:author="Author">
            <w:rPr>
              <w:rFonts w:cs="Times New Roman"/>
              <w:szCs w:val="24"/>
            </w:rPr>
          </w:rPrChange>
        </w:rPr>
        <w:t>veryone correctly answered the same number of items.</w:t>
      </w:r>
    </w:p>
    <w:p w14:paraId="3CEA2888" w14:textId="77777777" w:rsidR="00BA439E" w:rsidRPr="00BA439E" w:rsidRDefault="00A51CBC" w:rsidP="00BA439E">
      <w:pPr>
        <w:numPr>
          <w:ilvl w:val="0"/>
          <w:numId w:val="18"/>
        </w:numPr>
        <w:spacing w:after="0" w:line="240" w:lineRule="auto"/>
        <w:contextualSpacing/>
        <w:outlineLvl w:val="0"/>
        <w:rPr>
          <w:rFonts w:cs="Times New Roman"/>
          <w:szCs w:val="24"/>
        </w:rPr>
      </w:pPr>
      <w:r>
        <w:rPr>
          <w:rFonts w:cs="Times New Roman"/>
          <w:szCs w:val="24"/>
        </w:rPr>
        <w:t>T</w:t>
      </w:r>
      <w:r w:rsidR="00BA439E" w:rsidRPr="00BA439E">
        <w:rPr>
          <w:rFonts w:cs="Times New Roman"/>
          <w:szCs w:val="24"/>
        </w:rPr>
        <w:t>he mean, median, and mode must all be 0.</w:t>
      </w:r>
      <w:r w:rsidR="009F6F7D">
        <w:rPr>
          <w:rFonts w:cs="Times New Roman"/>
          <w:szCs w:val="24"/>
        </w:rPr>
        <w:br/>
      </w:r>
    </w:p>
    <w:p w14:paraId="7E21B18F" w14:textId="77777777" w:rsidR="00BA439E" w:rsidRPr="00BA439E" w:rsidRDefault="00BA439E" w:rsidP="00BA439E">
      <w:pPr>
        <w:spacing w:after="0" w:line="240" w:lineRule="auto"/>
        <w:contextualSpacing/>
        <w:outlineLvl w:val="0"/>
        <w:rPr>
          <w:rFonts w:cs="Times New Roman"/>
          <w:szCs w:val="24"/>
        </w:rPr>
      </w:pPr>
    </w:p>
    <w:p w14:paraId="6DA5B814" w14:textId="77777777" w:rsidR="000F16E7" w:rsidRDefault="00A51CBC">
      <w:pPr>
        <w:spacing w:after="0" w:line="240" w:lineRule="auto"/>
        <w:contextualSpacing/>
        <w:outlineLvl w:val="0"/>
        <w:rPr>
          <w:rFonts w:cs="Times New Roman"/>
          <w:szCs w:val="24"/>
        </w:rPr>
      </w:pPr>
      <w:r w:rsidRPr="00A51CBC">
        <w:rPr>
          <w:rFonts w:cs="Times New Roman"/>
          <w:b/>
          <w:szCs w:val="24"/>
        </w:rPr>
        <w:t xml:space="preserve">Question </w:t>
      </w:r>
      <w:r w:rsidR="00A6017A" w:rsidRPr="00A51CBC">
        <w:rPr>
          <w:rFonts w:cs="Times New Roman"/>
          <w:b/>
          <w:szCs w:val="24"/>
        </w:rPr>
        <w:t>15</w:t>
      </w:r>
      <w:r w:rsidR="00A6017A">
        <w:rPr>
          <w:rFonts w:cs="Times New Roman"/>
          <w:szCs w:val="24"/>
        </w:rPr>
        <w:t xml:space="preserve">. </w:t>
      </w:r>
      <w:r w:rsidR="00BA439E" w:rsidRPr="00BA439E">
        <w:rPr>
          <w:rFonts w:cs="Times New Roman"/>
          <w:szCs w:val="24"/>
        </w:rPr>
        <w:t>The 30 introductory statistics students took another quiz worth 30 points. On this quiz, the standard deviation was 1 point. Which of the following gives the most suitable interpretation?</w:t>
      </w:r>
    </w:p>
    <w:p w14:paraId="0993BE4C" w14:textId="77777777" w:rsidR="00BA439E" w:rsidRPr="00BA439E" w:rsidRDefault="00BA439E" w:rsidP="00AE5637">
      <w:pPr>
        <w:numPr>
          <w:ilvl w:val="0"/>
          <w:numId w:val="19"/>
        </w:numPr>
        <w:spacing w:after="0" w:line="240" w:lineRule="auto"/>
        <w:contextualSpacing/>
        <w:outlineLvl w:val="0"/>
        <w:rPr>
          <w:rFonts w:cs="Times New Roman"/>
          <w:szCs w:val="24"/>
        </w:rPr>
      </w:pPr>
      <w:r w:rsidRPr="00BA439E">
        <w:rPr>
          <w:rFonts w:cs="Times New Roman"/>
          <w:szCs w:val="24"/>
        </w:rPr>
        <w:t>All of the individual scores are one point apart.</w:t>
      </w:r>
    </w:p>
    <w:p w14:paraId="03F813CC" w14:textId="77777777" w:rsidR="00BA439E" w:rsidRPr="00BA439E" w:rsidRDefault="00BA439E" w:rsidP="00BA439E">
      <w:pPr>
        <w:numPr>
          <w:ilvl w:val="0"/>
          <w:numId w:val="19"/>
        </w:numPr>
        <w:spacing w:after="0" w:line="240" w:lineRule="auto"/>
        <w:contextualSpacing/>
        <w:outlineLvl w:val="0"/>
        <w:rPr>
          <w:rFonts w:cs="Times New Roman"/>
          <w:szCs w:val="24"/>
        </w:rPr>
      </w:pPr>
      <w:r w:rsidRPr="00BA439E">
        <w:rPr>
          <w:rFonts w:cs="Times New Roman"/>
          <w:szCs w:val="24"/>
        </w:rPr>
        <w:t>The difference between the highest and lowest score is 1.</w:t>
      </w:r>
    </w:p>
    <w:p w14:paraId="5F1C36B3" w14:textId="77777777" w:rsidR="00BA439E" w:rsidRPr="00BA439E" w:rsidRDefault="00BA439E" w:rsidP="00BA439E">
      <w:pPr>
        <w:numPr>
          <w:ilvl w:val="0"/>
          <w:numId w:val="19"/>
        </w:numPr>
        <w:spacing w:after="0" w:line="240" w:lineRule="auto"/>
        <w:contextualSpacing/>
        <w:outlineLvl w:val="0"/>
        <w:rPr>
          <w:rFonts w:cs="Times New Roman"/>
          <w:szCs w:val="24"/>
        </w:rPr>
      </w:pPr>
      <w:r w:rsidRPr="00BA439E">
        <w:rPr>
          <w:rFonts w:cs="Times New Roman"/>
          <w:szCs w:val="24"/>
        </w:rPr>
        <w:t>The difference between the upper and lower quartile is 1.</w:t>
      </w:r>
    </w:p>
    <w:p w14:paraId="586B56B4" w14:textId="77777777" w:rsidR="00BA439E" w:rsidRDefault="00BA439E" w:rsidP="00BA439E">
      <w:pPr>
        <w:numPr>
          <w:ilvl w:val="0"/>
          <w:numId w:val="19"/>
        </w:numPr>
        <w:spacing w:after="0" w:line="240" w:lineRule="auto"/>
        <w:contextualSpacing/>
        <w:outlineLvl w:val="0"/>
        <w:rPr>
          <w:rFonts w:cs="Times New Roman"/>
          <w:szCs w:val="24"/>
        </w:rPr>
      </w:pPr>
      <w:r w:rsidRPr="00BC42D7">
        <w:rPr>
          <w:rFonts w:cs="Times New Roman"/>
          <w:szCs w:val="24"/>
          <w:highlight w:val="yellow"/>
          <w:rPrChange w:id="279" w:author="Author">
            <w:rPr>
              <w:rFonts w:cs="Times New Roman"/>
              <w:szCs w:val="24"/>
            </w:rPr>
          </w:rPrChange>
        </w:rPr>
        <w:t>A typical score is within 1 point of the mean.</w:t>
      </w:r>
      <w:r w:rsidR="009F6F7D">
        <w:rPr>
          <w:rFonts w:cs="Times New Roman"/>
          <w:szCs w:val="24"/>
        </w:rPr>
        <w:br/>
      </w:r>
    </w:p>
    <w:p w14:paraId="28EA23E3" w14:textId="77777777" w:rsidR="000F16E7" w:rsidRDefault="000F16E7">
      <w:pPr>
        <w:spacing w:after="0" w:line="240" w:lineRule="auto"/>
        <w:contextualSpacing/>
        <w:outlineLvl w:val="0"/>
        <w:rPr>
          <w:rFonts w:cs="Times New Roman"/>
          <w:szCs w:val="24"/>
        </w:rPr>
      </w:pPr>
    </w:p>
    <w:p w14:paraId="396F95E7" w14:textId="66527EB9" w:rsidR="000F16E7" w:rsidRDefault="00A51CBC">
      <w:pPr>
        <w:spacing w:after="0" w:line="240" w:lineRule="auto"/>
        <w:contextualSpacing/>
        <w:outlineLvl w:val="0"/>
        <w:rPr>
          <w:rFonts w:cs="Times New Roman"/>
          <w:szCs w:val="24"/>
        </w:rPr>
      </w:pPr>
      <w:r w:rsidRPr="00A51CBC">
        <w:rPr>
          <w:rFonts w:cs="Times New Roman"/>
          <w:b/>
          <w:szCs w:val="24"/>
        </w:rPr>
        <w:t>Question</w:t>
      </w:r>
      <w:r w:rsidR="00A6017A" w:rsidRPr="00A51CBC">
        <w:rPr>
          <w:rFonts w:cs="Times New Roman"/>
          <w:b/>
          <w:szCs w:val="24"/>
        </w:rPr>
        <w:t>16</w:t>
      </w:r>
      <w:r w:rsidR="00A6017A">
        <w:rPr>
          <w:rFonts w:cs="Times New Roman"/>
          <w:szCs w:val="24"/>
        </w:rPr>
        <w:t xml:space="preserve">. </w:t>
      </w:r>
      <w:r w:rsidR="00BA439E" w:rsidRPr="00BA439E">
        <w:rPr>
          <w:rFonts w:cs="Times New Roman"/>
          <w:szCs w:val="24"/>
        </w:rPr>
        <w:t xml:space="preserve">For the data displayed in the following graphs, determine which data has the higher </w:t>
      </w:r>
      <w:ins w:id="280" w:author="Author">
        <w:r w:rsidR="00BC42D7">
          <w:rPr>
            <w:rFonts w:cs="Times New Roman"/>
            <w:szCs w:val="24"/>
          </w:rPr>
          <w:t xml:space="preserve">sample </w:t>
        </w:r>
      </w:ins>
      <w:r w:rsidR="00BA439E" w:rsidRPr="00BA439E">
        <w:rPr>
          <w:rFonts w:cs="Times New Roman"/>
          <w:szCs w:val="24"/>
        </w:rPr>
        <w:t>standard deviation (it is not necessary to do any calculations to answer this question.)</w:t>
      </w:r>
    </w:p>
    <w:p w14:paraId="08D6A1FA"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lastRenderedPageBreak/>
        <w:drawing>
          <wp:inline distT="0" distB="0" distL="0" distR="0" wp14:anchorId="44FA8F3B" wp14:editId="5B55A180">
            <wp:extent cx="3803590" cy="2218761"/>
            <wp:effectExtent l="19050" t="0" r="6410" b="0"/>
            <wp:docPr id="44" name="Picture 9" descr="QuestionARTIST_3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RTIST_3_Chart.png"/>
                    <pic:cNvPicPr/>
                  </pic:nvPicPr>
                  <pic:blipFill>
                    <a:blip r:embed="rId31" cstate="print"/>
                    <a:stretch>
                      <a:fillRect/>
                    </a:stretch>
                  </pic:blipFill>
                  <pic:spPr>
                    <a:xfrm>
                      <a:off x="0" y="0"/>
                      <a:ext cx="3803590" cy="2218761"/>
                    </a:xfrm>
                    <a:prstGeom prst="rect">
                      <a:avLst/>
                    </a:prstGeom>
                  </pic:spPr>
                </pic:pic>
              </a:graphicData>
            </a:graphic>
          </wp:inline>
        </w:drawing>
      </w:r>
    </w:p>
    <w:p w14:paraId="2D10AC3E" w14:textId="05D46590" w:rsidR="00BA439E" w:rsidRPr="00BC42D7" w:rsidRDefault="00BA439E" w:rsidP="00AE5637">
      <w:pPr>
        <w:numPr>
          <w:ilvl w:val="0"/>
          <w:numId w:val="20"/>
        </w:numPr>
        <w:spacing w:after="0" w:line="240" w:lineRule="auto"/>
        <w:contextualSpacing/>
        <w:outlineLvl w:val="0"/>
        <w:rPr>
          <w:rFonts w:cs="Times New Roman"/>
          <w:szCs w:val="24"/>
          <w:highlight w:val="yellow"/>
          <w:rPrChange w:id="281" w:author="Author">
            <w:rPr>
              <w:rFonts w:cs="Times New Roman"/>
              <w:szCs w:val="24"/>
            </w:rPr>
          </w:rPrChange>
        </w:rPr>
      </w:pPr>
      <w:r w:rsidRPr="00BC42D7">
        <w:rPr>
          <w:rFonts w:cs="Times New Roman"/>
          <w:szCs w:val="24"/>
          <w:highlight w:val="yellow"/>
          <w:rPrChange w:id="282" w:author="Author">
            <w:rPr>
              <w:rFonts w:cs="Times New Roman"/>
              <w:szCs w:val="24"/>
            </w:rPr>
          </w:rPrChange>
        </w:rPr>
        <w:t xml:space="preserve">A has a larger </w:t>
      </w:r>
      <w:ins w:id="283" w:author="Author">
        <w:r w:rsidR="00BC42D7">
          <w:rPr>
            <w:rFonts w:cs="Times New Roman"/>
            <w:szCs w:val="24"/>
            <w:highlight w:val="yellow"/>
          </w:rPr>
          <w:t xml:space="preserve">sample </w:t>
        </w:r>
      </w:ins>
      <w:r w:rsidRPr="00BC42D7">
        <w:rPr>
          <w:rFonts w:cs="Times New Roman"/>
          <w:szCs w:val="24"/>
          <w:highlight w:val="yellow"/>
          <w:rPrChange w:id="284" w:author="Author">
            <w:rPr>
              <w:rFonts w:cs="Times New Roman"/>
              <w:szCs w:val="24"/>
            </w:rPr>
          </w:rPrChange>
        </w:rPr>
        <w:t>standard deviation than B.</w:t>
      </w:r>
    </w:p>
    <w:p w14:paraId="73AC97BE" w14:textId="4048FD6F" w:rsidR="00BA439E" w:rsidRPr="00BA439E" w:rsidRDefault="00BA439E" w:rsidP="00BA439E">
      <w:pPr>
        <w:numPr>
          <w:ilvl w:val="0"/>
          <w:numId w:val="20"/>
        </w:numPr>
        <w:spacing w:after="0" w:line="240" w:lineRule="auto"/>
        <w:contextualSpacing/>
        <w:outlineLvl w:val="0"/>
        <w:rPr>
          <w:rFonts w:cs="Times New Roman"/>
          <w:szCs w:val="24"/>
        </w:rPr>
      </w:pPr>
      <w:r w:rsidRPr="00BA439E">
        <w:rPr>
          <w:rFonts w:cs="Times New Roman"/>
          <w:szCs w:val="24"/>
        </w:rPr>
        <w:t xml:space="preserve">B has a larger </w:t>
      </w:r>
      <w:ins w:id="285" w:author="Author">
        <w:r w:rsidR="00BC42D7">
          <w:rPr>
            <w:rFonts w:cs="Times New Roman"/>
            <w:szCs w:val="24"/>
          </w:rPr>
          <w:t xml:space="preserve">sample </w:t>
        </w:r>
      </w:ins>
      <w:r w:rsidRPr="00BA439E">
        <w:rPr>
          <w:rFonts w:cs="Times New Roman"/>
          <w:szCs w:val="24"/>
        </w:rPr>
        <w:t>standard deviation than A.</w:t>
      </w:r>
    </w:p>
    <w:p w14:paraId="3F465054" w14:textId="4B2F6709" w:rsidR="00BA439E" w:rsidRDefault="00BA439E" w:rsidP="00BA439E">
      <w:pPr>
        <w:numPr>
          <w:ilvl w:val="0"/>
          <w:numId w:val="20"/>
        </w:numPr>
        <w:spacing w:after="0" w:line="240" w:lineRule="auto"/>
        <w:contextualSpacing/>
        <w:outlineLvl w:val="0"/>
        <w:rPr>
          <w:rFonts w:cs="Times New Roman"/>
          <w:szCs w:val="24"/>
        </w:rPr>
      </w:pPr>
      <w:r w:rsidRPr="00BA439E">
        <w:rPr>
          <w:rFonts w:cs="Times New Roman"/>
          <w:szCs w:val="24"/>
        </w:rPr>
        <w:t xml:space="preserve">Both data sets have the same </w:t>
      </w:r>
      <w:ins w:id="286" w:author="Author">
        <w:r w:rsidR="00BC42D7">
          <w:rPr>
            <w:rFonts w:cs="Times New Roman"/>
            <w:szCs w:val="24"/>
          </w:rPr>
          <w:t xml:space="preserve">sample </w:t>
        </w:r>
      </w:ins>
      <w:r w:rsidRPr="00BA439E">
        <w:rPr>
          <w:rFonts w:cs="Times New Roman"/>
          <w:szCs w:val="24"/>
        </w:rPr>
        <w:t>standard deviation.</w:t>
      </w:r>
      <w:r w:rsidR="009F6F7D">
        <w:rPr>
          <w:rFonts w:cs="Times New Roman"/>
          <w:szCs w:val="24"/>
        </w:rPr>
        <w:br/>
      </w:r>
    </w:p>
    <w:p w14:paraId="07848D8C" w14:textId="77777777" w:rsidR="000F16E7" w:rsidRDefault="000F16E7">
      <w:pPr>
        <w:spacing w:after="0" w:line="240" w:lineRule="auto"/>
        <w:ind w:left="1080"/>
        <w:contextualSpacing/>
        <w:outlineLvl w:val="0"/>
        <w:rPr>
          <w:rFonts w:cs="Times New Roman"/>
          <w:szCs w:val="24"/>
        </w:rPr>
      </w:pPr>
    </w:p>
    <w:p w14:paraId="0336DDF9" w14:textId="7490AAB2" w:rsidR="000F16E7" w:rsidRDefault="00A51CBC">
      <w:pPr>
        <w:spacing w:after="0" w:line="240" w:lineRule="auto"/>
        <w:contextualSpacing/>
        <w:outlineLvl w:val="0"/>
        <w:rPr>
          <w:rFonts w:cs="Times New Roman"/>
          <w:szCs w:val="24"/>
        </w:rPr>
      </w:pPr>
      <w:r w:rsidRPr="00A51CBC">
        <w:rPr>
          <w:rFonts w:cs="Times New Roman"/>
          <w:b/>
          <w:szCs w:val="24"/>
        </w:rPr>
        <w:t xml:space="preserve">Question </w:t>
      </w:r>
      <w:r w:rsidR="00A6017A" w:rsidRPr="00A51CBC">
        <w:rPr>
          <w:rFonts w:cs="Times New Roman"/>
          <w:b/>
          <w:szCs w:val="24"/>
        </w:rPr>
        <w:t>17</w:t>
      </w:r>
      <w:r w:rsidR="00A6017A">
        <w:rPr>
          <w:rFonts w:cs="Times New Roman"/>
          <w:szCs w:val="24"/>
        </w:rPr>
        <w:t xml:space="preserve">. </w:t>
      </w:r>
      <w:r w:rsidR="00BA439E" w:rsidRPr="00BA439E">
        <w:rPr>
          <w:rFonts w:cs="Times New Roman"/>
          <w:szCs w:val="24"/>
        </w:rPr>
        <w:t xml:space="preserve">For the data displayed in the following graphs, determine which data has the higher </w:t>
      </w:r>
      <w:ins w:id="287" w:author="Author">
        <w:r w:rsidR="00BC42D7">
          <w:rPr>
            <w:rFonts w:cs="Times New Roman"/>
            <w:szCs w:val="24"/>
          </w:rPr>
          <w:t xml:space="preserve">sample </w:t>
        </w:r>
      </w:ins>
      <w:r w:rsidR="00BA439E" w:rsidRPr="00BA439E">
        <w:rPr>
          <w:rFonts w:cs="Times New Roman"/>
          <w:szCs w:val="24"/>
        </w:rPr>
        <w:t>standard deviation (it is not necessary to do any calculations to answer this question.)</w:t>
      </w:r>
    </w:p>
    <w:p w14:paraId="6AEE5014"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7F2187E2" wp14:editId="4466E7E1">
            <wp:extent cx="3443956" cy="2169997"/>
            <wp:effectExtent l="19050" t="0" r="4094" b="0"/>
            <wp:docPr id="45" name="Picture 10" descr="QuestionARTIST_4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RTIST_4_Chart.png"/>
                    <pic:cNvPicPr/>
                  </pic:nvPicPr>
                  <pic:blipFill>
                    <a:blip r:embed="rId32" cstate="print"/>
                    <a:stretch>
                      <a:fillRect/>
                    </a:stretch>
                  </pic:blipFill>
                  <pic:spPr>
                    <a:xfrm>
                      <a:off x="0" y="0"/>
                      <a:ext cx="3443956" cy="2169997"/>
                    </a:xfrm>
                    <a:prstGeom prst="rect">
                      <a:avLst/>
                    </a:prstGeom>
                  </pic:spPr>
                </pic:pic>
              </a:graphicData>
            </a:graphic>
          </wp:inline>
        </w:drawing>
      </w:r>
    </w:p>
    <w:p w14:paraId="5382F911" w14:textId="6CF1541D" w:rsidR="00BA439E" w:rsidRPr="00BA439E" w:rsidRDefault="00BA439E" w:rsidP="00AE5637">
      <w:pPr>
        <w:numPr>
          <w:ilvl w:val="0"/>
          <w:numId w:val="21"/>
        </w:numPr>
        <w:spacing w:after="0" w:line="240" w:lineRule="auto"/>
        <w:contextualSpacing/>
        <w:outlineLvl w:val="0"/>
        <w:rPr>
          <w:rFonts w:cs="Times New Roman"/>
          <w:szCs w:val="24"/>
        </w:rPr>
      </w:pPr>
      <w:r w:rsidRPr="00BA439E">
        <w:rPr>
          <w:rFonts w:cs="Times New Roman"/>
          <w:szCs w:val="24"/>
        </w:rPr>
        <w:t xml:space="preserve">Data set A has a larger </w:t>
      </w:r>
      <w:ins w:id="288" w:author="Author">
        <w:r w:rsidR="00BC42D7">
          <w:rPr>
            <w:rFonts w:cs="Times New Roman"/>
            <w:szCs w:val="24"/>
          </w:rPr>
          <w:t xml:space="preserve">sample </w:t>
        </w:r>
      </w:ins>
      <w:r w:rsidRPr="00BA439E">
        <w:rPr>
          <w:rFonts w:cs="Times New Roman"/>
          <w:szCs w:val="24"/>
        </w:rPr>
        <w:t>standard deviation than B.</w:t>
      </w:r>
    </w:p>
    <w:p w14:paraId="6299DE03" w14:textId="0134DA7E" w:rsidR="00BA439E" w:rsidRPr="00BA439E" w:rsidRDefault="00BA439E" w:rsidP="00BA439E">
      <w:pPr>
        <w:numPr>
          <w:ilvl w:val="0"/>
          <w:numId w:val="21"/>
        </w:numPr>
        <w:spacing w:after="0" w:line="240" w:lineRule="auto"/>
        <w:contextualSpacing/>
        <w:outlineLvl w:val="0"/>
        <w:rPr>
          <w:rFonts w:cs="Times New Roman"/>
          <w:szCs w:val="24"/>
        </w:rPr>
      </w:pPr>
      <w:r w:rsidRPr="00BA439E">
        <w:rPr>
          <w:rFonts w:cs="Times New Roman"/>
          <w:szCs w:val="24"/>
        </w:rPr>
        <w:t xml:space="preserve">Data set B has a larger </w:t>
      </w:r>
      <w:ins w:id="289" w:author="Author">
        <w:r w:rsidR="00BC42D7">
          <w:rPr>
            <w:rFonts w:cs="Times New Roman"/>
            <w:szCs w:val="24"/>
          </w:rPr>
          <w:t xml:space="preserve">sample </w:t>
        </w:r>
      </w:ins>
      <w:r w:rsidRPr="00BA439E">
        <w:rPr>
          <w:rFonts w:cs="Times New Roman"/>
          <w:szCs w:val="24"/>
        </w:rPr>
        <w:t>standard deviation than A.</w:t>
      </w:r>
    </w:p>
    <w:p w14:paraId="43E6F4F4" w14:textId="63AED449" w:rsidR="00BA439E" w:rsidRDefault="00BA439E" w:rsidP="00BA439E">
      <w:pPr>
        <w:numPr>
          <w:ilvl w:val="0"/>
          <w:numId w:val="21"/>
        </w:numPr>
        <w:spacing w:after="0" w:line="240" w:lineRule="auto"/>
        <w:contextualSpacing/>
        <w:outlineLvl w:val="0"/>
        <w:rPr>
          <w:rFonts w:cs="Times New Roman"/>
          <w:szCs w:val="24"/>
        </w:rPr>
      </w:pPr>
      <w:r w:rsidRPr="00BC42D7">
        <w:rPr>
          <w:rFonts w:cs="Times New Roman"/>
          <w:szCs w:val="24"/>
          <w:highlight w:val="yellow"/>
          <w:rPrChange w:id="290" w:author="Author">
            <w:rPr>
              <w:rFonts w:cs="Times New Roman"/>
              <w:szCs w:val="24"/>
            </w:rPr>
          </w:rPrChange>
        </w:rPr>
        <w:t xml:space="preserve">Both data sets have the </w:t>
      </w:r>
      <w:ins w:id="291" w:author="Author">
        <w:r w:rsidR="00BC42D7" w:rsidRPr="00BC42D7">
          <w:rPr>
            <w:rFonts w:cs="Times New Roman"/>
            <w:szCs w:val="24"/>
            <w:highlight w:val="yellow"/>
            <w:rPrChange w:id="292" w:author="Author">
              <w:rPr>
                <w:rFonts w:cs="Times New Roman"/>
                <w:szCs w:val="24"/>
              </w:rPr>
            </w:rPrChange>
          </w:rPr>
          <w:t xml:space="preserve">sample </w:t>
        </w:r>
      </w:ins>
      <w:r w:rsidRPr="00BC42D7">
        <w:rPr>
          <w:rFonts w:cs="Times New Roman"/>
          <w:szCs w:val="24"/>
          <w:highlight w:val="yellow"/>
          <w:rPrChange w:id="293" w:author="Author">
            <w:rPr>
              <w:rFonts w:cs="Times New Roman"/>
              <w:szCs w:val="24"/>
            </w:rPr>
          </w:rPrChange>
        </w:rPr>
        <w:t>same standard deviation</w:t>
      </w:r>
      <w:r w:rsidRPr="00BA439E">
        <w:rPr>
          <w:rFonts w:cs="Times New Roman"/>
          <w:szCs w:val="24"/>
        </w:rPr>
        <w:t>.</w:t>
      </w:r>
      <w:r w:rsidR="009F6F7D">
        <w:rPr>
          <w:rFonts w:cs="Times New Roman"/>
          <w:szCs w:val="24"/>
        </w:rPr>
        <w:br/>
      </w:r>
    </w:p>
    <w:p w14:paraId="0E5002A5" w14:textId="77777777" w:rsidR="000F16E7" w:rsidRDefault="000F16E7">
      <w:pPr>
        <w:spacing w:after="0" w:line="240" w:lineRule="auto"/>
        <w:ind w:left="1080"/>
        <w:contextualSpacing/>
        <w:outlineLvl w:val="0"/>
        <w:rPr>
          <w:rFonts w:cs="Times New Roman"/>
          <w:szCs w:val="24"/>
        </w:rPr>
      </w:pPr>
    </w:p>
    <w:p w14:paraId="2E822ACA" w14:textId="6E4DFA45" w:rsidR="000F16E7" w:rsidRDefault="00A51CBC">
      <w:pPr>
        <w:spacing w:after="0" w:line="240" w:lineRule="auto"/>
        <w:contextualSpacing/>
        <w:outlineLvl w:val="0"/>
        <w:rPr>
          <w:rFonts w:cs="Times New Roman"/>
          <w:szCs w:val="24"/>
        </w:rPr>
      </w:pPr>
      <w:r w:rsidRPr="00A51CBC">
        <w:rPr>
          <w:rFonts w:cs="Times New Roman"/>
          <w:b/>
          <w:szCs w:val="24"/>
        </w:rPr>
        <w:t xml:space="preserve">Question </w:t>
      </w:r>
      <w:r w:rsidR="00A6017A" w:rsidRPr="00A51CBC">
        <w:rPr>
          <w:rFonts w:cs="Times New Roman"/>
          <w:b/>
          <w:szCs w:val="24"/>
        </w:rPr>
        <w:t>18</w:t>
      </w:r>
      <w:r w:rsidR="00A6017A">
        <w:rPr>
          <w:rFonts w:cs="Times New Roman"/>
          <w:szCs w:val="24"/>
        </w:rPr>
        <w:t>.</w:t>
      </w:r>
      <w:r w:rsidR="00AD20DD">
        <w:rPr>
          <w:rFonts w:cs="Times New Roman"/>
          <w:szCs w:val="24"/>
        </w:rPr>
        <w:t xml:space="preserve"> </w:t>
      </w:r>
      <w:r w:rsidR="00BA439E" w:rsidRPr="00BA439E">
        <w:rPr>
          <w:rFonts w:cs="Times New Roman"/>
          <w:szCs w:val="24"/>
        </w:rPr>
        <w:t xml:space="preserve">A drug company developed a new formula for their headache medication. To test the effectiveness of this new formula, 250 people were randomly selected from a larger population of patients with headaches. 100 of these people were randomly assigned to receive the new formula medication when they had a headache, and the other 150 people received the old formula medication. The time it took, in minutes, for each patient to no longer have a headache was recorded. The results from </w:t>
      </w:r>
      <w:del w:id="294" w:author="Author">
        <w:r w:rsidR="00BA439E" w:rsidRPr="00BA439E" w:rsidDel="00BC42D7">
          <w:rPr>
            <w:rFonts w:cs="Times New Roman"/>
            <w:szCs w:val="24"/>
          </w:rPr>
          <w:delText>both of these</w:delText>
        </w:r>
      </w:del>
      <w:ins w:id="295" w:author="Author">
        <w:r w:rsidR="00BC42D7">
          <w:rPr>
            <w:rFonts w:cs="Times New Roman"/>
            <w:szCs w:val="24"/>
          </w:rPr>
          <w:t>this</w:t>
        </w:r>
      </w:ins>
      <w:r w:rsidR="00BA439E" w:rsidRPr="00BA439E">
        <w:rPr>
          <w:rFonts w:cs="Times New Roman"/>
          <w:szCs w:val="24"/>
        </w:rPr>
        <w:t xml:space="preserve"> clinical trial</w:t>
      </w:r>
      <w:del w:id="296" w:author="Author">
        <w:r w:rsidR="00BA439E" w:rsidRPr="00BA439E" w:rsidDel="00BC42D7">
          <w:rPr>
            <w:rFonts w:cs="Times New Roman"/>
            <w:szCs w:val="24"/>
          </w:rPr>
          <w:delText>s</w:delText>
        </w:r>
      </w:del>
      <w:r w:rsidR="00BA439E" w:rsidRPr="00BA439E">
        <w:rPr>
          <w:rFonts w:cs="Times New Roman"/>
          <w:szCs w:val="24"/>
        </w:rPr>
        <w:t xml:space="preserve"> are shown in the graph below. </w:t>
      </w:r>
      <w:r w:rsidR="00BA439E" w:rsidRPr="00BA439E">
        <w:rPr>
          <w:rFonts w:cs="Times New Roman"/>
          <w:szCs w:val="24"/>
        </w:rPr>
        <w:br/>
      </w:r>
      <w:r w:rsidR="00BA439E" w:rsidRPr="00BA439E">
        <w:rPr>
          <w:rFonts w:cs="Times New Roman"/>
          <w:szCs w:val="24"/>
        </w:rPr>
        <w:br/>
        <w:t xml:space="preserve">Based on this graph we can conclude that the old formula works better. Two people who took the </w:t>
      </w:r>
      <w:r w:rsidR="00BA439E" w:rsidRPr="00BA439E">
        <w:rPr>
          <w:rFonts w:cs="Times New Roman"/>
          <w:szCs w:val="24"/>
        </w:rPr>
        <w:lastRenderedPageBreak/>
        <w:t>old formula felt relief in less than 20 minutes, compared to none who took the new formula. Also, the worst result - near 120 minutes - was with the new formula.</w:t>
      </w:r>
    </w:p>
    <w:p w14:paraId="52B05FB9" w14:textId="77777777" w:rsidR="00BA439E" w:rsidRPr="00BA439E" w:rsidRDefault="00AF7839" w:rsidP="00BA439E">
      <w:pPr>
        <w:spacing w:after="0" w:line="240" w:lineRule="auto"/>
        <w:contextualSpacing/>
        <w:outlineLvl w:val="0"/>
        <w:rPr>
          <w:rFonts w:cs="Times New Roman"/>
          <w:szCs w:val="24"/>
        </w:rPr>
      </w:pPr>
      <w:r w:rsidRPr="00AF7839">
        <w:rPr>
          <w:rFonts w:cs="Times New Roman"/>
          <w:noProof/>
          <w:szCs w:val="24"/>
        </w:rPr>
        <w:drawing>
          <wp:inline distT="0" distB="0" distL="0" distR="0" wp14:anchorId="3ADA8977" wp14:editId="6CD87531">
            <wp:extent cx="3860800" cy="2031999"/>
            <wp:effectExtent l="25400" t="0" r="0" b="0"/>
            <wp:docPr id="5" name="Picture 11" descr="QuestionCAOS_11-13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CAOS_11-13_Chart.png"/>
                    <pic:cNvPicPr/>
                  </pic:nvPicPr>
                  <pic:blipFill>
                    <a:blip r:embed="rId33" cstate="print"/>
                    <a:stretch>
                      <a:fillRect/>
                    </a:stretch>
                  </pic:blipFill>
                  <pic:spPr>
                    <a:xfrm>
                      <a:off x="0" y="0"/>
                      <a:ext cx="3862536" cy="2032913"/>
                    </a:xfrm>
                    <a:prstGeom prst="rect">
                      <a:avLst/>
                    </a:prstGeom>
                  </pic:spPr>
                </pic:pic>
              </a:graphicData>
            </a:graphic>
          </wp:inline>
        </w:drawing>
      </w:r>
    </w:p>
    <w:p w14:paraId="53551BF7" w14:textId="77777777" w:rsidR="00BA439E" w:rsidRPr="00BA439E" w:rsidRDefault="00BA439E" w:rsidP="00AE5637">
      <w:pPr>
        <w:numPr>
          <w:ilvl w:val="0"/>
          <w:numId w:val="22"/>
        </w:numPr>
        <w:spacing w:after="0" w:line="240" w:lineRule="auto"/>
        <w:contextualSpacing/>
        <w:outlineLvl w:val="0"/>
        <w:rPr>
          <w:rFonts w:cs="Times New Roman"/>
          <w:szCs w:val="24"/>
        </w:rPr>
      </w:pPr>
      <w:r w:rsidRPr="00BA439E">
        <w:rPr>
          <w:rFonts w:cs="Times New Roman"/>
          <w:szCs w:val="24"/>
        </w:rPr>
        <w:t>True</w:t>
      </w:r>
    </w:p>
    <w:p w14:paraId="031EB1D2" w14:textId="77777777" w:rsidR="00BA439E" w:rsidRPr="00BC42D7" w:rsidRDefault="00BA439E" w:rsidP="00AE5637">
      <w:pPr>
        <w:numPr>
          <w:ilvl w:val="0"/>
          <w:numId w:val="22"/>
        </w:numPr>
        <w:spacing w:after="0" w:line="240" w:lineRule="auto"/>
        <w:contextualSpacing/>
        <w:outlineLvl w:val="0"/>
        <w:rPr>
          <w:rFonts w:cs="Times New Roman"/>
          <w:szCs w:val="24"/>
          <w:highlight w:val="yellow"/>
          <w:rPrChange w:id="297" w:author="Author">
            <w:rPr>
              <w:rFonts w:cs="Times New Roman"/>
              <w:szCs w:val="24"/>
            </w:rPr>
          </w:rPrChange>
        </w:rPr>
      </w:pPr>
      <w:r w:rsidRPr="00BC42D7">
        <w:rPr>
          <w:rFonts w:cs="Times New Roman"/>
          <w:szCs w:val="24"/>
          <w:highlight w:val="yellow"/>
          <w:rPrChange w:id="298" w:author="Author">
            <w:rPr>
              <w:rFonts w:cs="Times New Roman"/>
              <w:szCs w:val="24"/>
            </w:rPr>
          </w:rPrChange>
        </w:rPr>
        <w:t>False</w:t>
      </w:r>
    </w:p>
    <w:p w14:paraId="4B9865A8" w14:textId="77777777" w:rsidR="00AF7839" w:rsidRDefault="00AF7839" w:rsidP="00BA439E">
      <w:pPr>
        <w:spacing w:after="0" w:line="240" w:lineRule="auto"/>
        <w:contextualSpacing/>
        <w:outlineLvl w:val="0"/>
        <w:rPr>
          <w:rFonts w:cs="Times New Roman"/>
          <w:szCs w:val="24"/>
        </w:rPr>
      </w:pPr>
    </w:p>
    <w:p w14:paraId="3080C9DB" w14:textId="77777777" w:rsidR="00BA439E" w:rsidRPr="00BA439E" w:rsidRDefault="00BA439E" w:rsidP="00BA439E">
      <w:pPr>
        <w:spacing w:after="0" w:line="240" w:lineRule="auto"/>
        <w:contextualSpacing/>
        <w:outlineLvl w:val="0"/>
        <w:rPr>
          <w:rFonts w:cs="Times New Roman"/>
          <w:szCs w:val="24"/>
        </w:rPr>
      </w:pPr>
    </w:p>
    <w:p w14:paraId="57CCAFA6" w14:textId="4D976F58" w:rsidR="000F16E7" w:rsidRDefault="00A51CBC">
      <w:pPr>
        <w:spacing w:after="0" w:line="240" w:lineRule="auto"/>
        <w:contextualSpacing/>
        <w:outlineLvl w:val="0"/>
        <w:rPr>
          <w:rFonts w:cs="Times New Roman"/>
          <w:szCs w:val="24"/>
        </w:rPr>
      </w:pPr>
      <w:r w:rsidRPr="00A51CBC">
        <w:rPr>
          <w:rFonts w:cs="Times New Roman"/>
          <w:b/>
          <w:szCs w:val="24"/>
        </w:rPr>
        <w:t xml:space="preserve">Question </w:t>
      </w:r>
      <w:r w:rsidR="00AD20DD" w:rsidRPr="00A51CBC">
        <w:rPr>
          <w:rFonts w:cs="Times New Roman"/>
          <w:b/>
          <w:szCs w:val="24"/>
        </w:rPr>
        <w:t>19</w:t>
      </w:r>
      <w:r w:rsidR="00AD20DD">
        <w:rPr>
          <w:rFonts w:cs="Times New Roman"/>
          <w:szCs w:val="24"/>
        </w:rPr>
        <w:t xml:space="preserve">. </w:t>
      </w:r>
      <w:r w:rsidR="00BA439E" w:rsidRPr="00BA439E">
        <w:rPr>
          <w:rFonts w:cs="Times New Roman"/>
          <w:szCs w:val="24"/>
        </w:rPr>
        <w:t xml:space="preserve">A drug company developed a new formula for their headache medication. To test the effectiveness of this new formula, 250 people were randomly selected from a larger population of patients with headaches. 100 of these people were randomly assigned to receive the new formula medication when they had a headache, and the other 150 people received the old formula medication. The time it took, in minutes, for each patient to no longer have a headache was recorded. The results from </w:t>
      </w:r>
      <w:del w:id="299" w:author="Author">
        <w:r w:rsidR="00BA439E" w:rsidRPr="00BA439E" w:rsidDel="00BC42D7">
          <w:rPr>
            <w:rFonts w:cs="Times New Roman"/>
            <w:szCs w:val="24"/>
          </w:rPr>
          <w:delText>both of these</w:delText>
        </w:r>
      </w:del>
      <w:ins w:id="300" w:author="Author">
        <w:r w:rsidR="00BC42D7">
          <w:rPr>
            <w:rFonts w:cs="Times New Roman"/>
            <w:szCs w:val="24"/>
          </w:rPr>
          <w:t>this</w:t>
        </w:r>
      </w:ins>
      <w:r w:rsidR="00BA439E" w:rsidRPr="00BA439E">
        <w:rPr>
          <w:rFonts w:cs="Times New Roman"/>
          <w:szCs w:val="24"/>
        </w:rPr>
        <w:t xml:space="preserve"> clinical trial</w:t>
      </w:r>
      <w:del w:id="301" w:author="Author">
        <w:r w:rsidR="00BA439E" w:rsidRPr="00BA439E" w:rsidDel="00BC42D7">
          <w:rPr>
            <w:rFonts w:cs="Times New Roman"/>
            <w:szCs w:val="24"/>
          </w:rPr>
          <w:delText>s</w:delText>
        </w:r>
      </w:del>
      <w:r w:rsidR="00BA439E" w:rsidRPr="00BA439E">
        <w:rPr>
          <w:rFonts w:cs="Times New Roman"/>
          <w:szCs w:val="24"/>
        </w:rPr>
        <w:t xml:space="preserve"> are shown in the graph below. </w:t>
      </w:r>
      <w:r w:rsidR="00BA439E" w:rsidRPr="00BA439E">
        <w:rPr>
          <w:rFonts w:cs="Times New Roman"/>
          <w:szCs w:val="24"/>
        </w:rPr>
        <w:br/>
      </w:r>
      <w:r w:rsidR="00BA439E" w:rsidRPr="00BA439E">
        <w:rPr>
          <w:rFonts w:cs="Times New Roman"/>
          <w:szCs w:val="24"/>
        </w:rPr>
        <w:br/>
        <w:t>Based on this graph we can conclude that the average time for the new formula to relieve a headache is lower than the average time for the old formula. I would conclude that people taking the new formula will tend to feel relief about 20 minutes sooner than those taking the old formula.</w:t>
      </w:r>
    </w:p>
    <w:p w14:paraId="627B4C05" w14:textId="77777777" w:rsidR="00BA439E" w:rsidRPr="00BA439E" w:rsidRDefault="00AF7839" w:rsidP="00BA439E">
      <w:pPr>
        <w:spacing w:after="0" w:line="240" w:lineRule="auto"/>
        <w:contextualSpacing/>
        <w:outlineLvl w:val="0"/>
        <w:rPr>
          <w:rFonts w:cs="Times New Roman"/>
          <w:szCs w:val="24"/>
        </w:rPr>
      </w:pPr>
      <w:r w:rsidRPr="00AF7839">
        <w:rPr>
          <w:rFonts w:cs="Times New Roman"/>
          <w:noProof/>
          <w:szCs w:val="24"/>
        </w:rPr>
        <w:drawing>
          <wp:inline distT="0" distB="0" distL="0" distR="0" wp14:anchorId="4714C645" wp14:editId="03072D72">
            <wp:extent cx="3860800" cy="2031999"/>
            <wp:effectExtent l="25400" t="0" r="0" b="0"/>
            <wp:docPr id="2" name="Picture 11" descr="QuestionCAOS_11-13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CAOS_11-13_Chart.png"/>
                    <pic:cNvPicPr/>
                  </pic:nvPicPr>
                  <pic:blipFill>
                    <a:blip r:embed="rId33" cstate="print"/>
                    <a:stretch>
                      <a:fillRect/>
                    </a:stretch>
                  </pic:blipFill>
                  <pic:spPr>
                    <a:xfrm>
                      <a:off x="0" y="0"/>
                      <a:ext cx="3862536" cy="2032913"/>
                    </a:xfrm>
                    <a:prstGeom prst="rect">
                      <a:avLst/>
                    </a:prstGeom>
                  </pic:spPr>
                </pic:pic>
              </a:graphicData>
            </a:graphic>
          </wp:inline>
        </w:drawing>
      </w:r>
    </w:p>
    <w:p w14:paraId="2F20380E" w14:textId="77777777" w:rsidR="00BA439E" w:rsidRPr="00BA439E" w:rsidRDefault="00BA439E" w:rsidP="00AE5637">
      <w:pPr>
        <w:numPr>
          <w:ilvl w:val="0"/>
          <w:numId w:val="23"/>
        </w:numPr>
        <w:spacing w:after="0" w:line="240" w:lineRule="auto"/>
        <w:contextualSpacing/>
        <w:outlineLvl w:val="0"/>
        <w:rPr>
          <w:rFonts w:cs="Times New Roman"/>
          <w:szCs w:val="24"/>
        </w:rPr>
      </w:pPr>
      <w:r w:rsidRPr="00BC42D7">
        <w:rPr>
          <w:rFonts w:cs="Times New Roman"/>
          <w:szCs w:val="24"/>
          <w:highlight w:val="yellow"/>
          <w:rPrChange w:id="302" w:author="Author">
            <w:rPr>
              <w:rFonts w:cs="Times New Roman"/>
              <w:szCs w:val="24"/>
            </w:rPr>
          </w:rPrChange>
        </w:rPr>
        <w:t>True</w:t>
      </w:r>
    </w:p>
    <w:p w14:paraId="02133B92" w14:textId="77777777" w:rsidR="00BA439E" w:rsidRPr="00BA439E" w:rsidRDefault="00BA439E" w:rsidP="00BA439E">
      <w:pPr>
        <w:numPr>
          <w:ilvl w:val="0"/>
          <w:numId w:val="23"/>
        </w:numPr>
        <w:spacing w:after="0" w:line="240" w:lineRule="auto"/>
        <w:contextualSpacing/>
        <w:outlineLvl w:val="0"/>
        <w:rPr>
          <w:rFonts w:cs="Times New Roman"/>
          <w:szCs w:val="24"/>
        </w:rPr>
      </w:pPr>
      <w:r w:rsidRPr="00BA439E">
        <w:rPr>
          <w:rFonts w:cs="Times New Roman"/>
          <w:szCs w:val="24"/>
        </w:rPr>
        <w:t>False</w:t>
      </w:r>
    </w:p>
    <w:p w14:paraId="36E0F248" w14:textId="77777777" w:rsidR="00BA439E" w:rsidRPr="00BA439E" w:rsidRDefault="009F6F7D" w:rsidP="00BA439E">
      <w:pPr>
        <w:spacing w:after="0" w:line="240" w:lineRule="auto"/>
        <w:contextualSpacing/>
        <w:outlineLvl w:val="0"/>
        <w:rPr>
          <w:rFonts w:cs="Times New Roman"/>
          <w:szCs w:val="24"/>
        </w:rPr>
      </w:pPr>
      <w:r>
        <w:rPr>
          <w:rFonts w:cs="Times New Roman"/>
          <w:szCs w:val="24"/>
        </w:rPr>
        <w:br/>
      </w:r>
    </w:p>
    <w:p w14:paraId="6EBB8E5F" w14:textId="34A4F602" w:rsidR="000F16E7" w:rsidRDefault="00A51CBC">
      <w:pPr>
        <w:spacing w:after="0" w:line="240" w:lineRule="auto"/>
        <w:contextualSpacing/>
        <w:outlineLvl w:val="0"/>
        <w:rPr>
          <w:rFonts w:cs="Times New Roman"/>
          <w:szCs w:val="24"/>
        </w:rPr>
      </w:pPr>
      <w:r w:rsidRPr="00A51CBC">
        <w:rPr>
          <w:rFonts w:cs="Times New Roman"/>
          <w:b/>
          <w:szCs w:val="24"/>
        </w:rPr>
        <w:lastRenderedPageBreak/>
        <w:t xml:space="preserve">Question </w:t>
      </w:r>
      <w:r w:rsidR="00AD20DD" w:rsidRPr="00A51CBC">
        <w:rPr>
          <w:rFonts w:cs="Times New Roman"/>
          <w:b/>
          <w:szCs w:val="24"/>
        </w:rPr>
        <w:t>20</w:t>
      </w:r>
      <w:r w:rsidR="00AD20DD">
        <w:rPr>
          <w:rFonts w:cs="Times New Roman"/>
          <w:szCs w:val="24"/>
        </w:rPr>
        <w:t xml:space="preserve">. </w:t>
      </w:r>
      <w:r w:rsidR="00BA439E" w:rsidRPr="00BA439E">
        <w:rPr>
          <w:rFonts w:cs="Times New Roman"/>
          <w:szCs w:val="24"/>
        </w:rPr>
        <w:t xml:space="preserve">A drug company developed a new formula for their headache medication. To test the effectiveness of this new formula, 250 people were randomly selected from a larger population of patients with headaches. 100 of these people were randomly assigned to receive the new formula medication when they had a headache, and the other 150 people received the old formula medication. The time it took, in minutes, for each patient to no longer have a headache was recorded. The results from </w:t>
      </w:r>
      <w:del w:id="303" w:author="Author">
        <w:r w:rsidR="00BA439E" w:rsidRPr="00BA439E" w:rsidDel="00BC42D7">
          <w:rPr>
            <w:rFonts w:cs="Times New Roman"/>
            <w:szCs w:val="24"/>
          </w:rPr>
          <w:delText>both of these</w:delText>
        </w:r>
      </w:del>
      <w:ins w:id="304" w:author="Author">
        <w:r w:rsidR="00BC42D7">
          <w:rPr>
            <w:rFonts w:cs="Times New Roman"/>
            <w:szCs w:val="24"/>
          </w:rPr>
          <w:t>this</w:t>
        </w:r>
      </w:ins>
      <w:r w:rsidR="00BA439E" w:rsidRPr="00BA439E">
        <w:rPr>
          <w:rFonts w:cs="Times New Roman"/>
          <w:szCs w:val="24"/>
        </w:rPr>
        <w:t xml:space="preserve"> clinical trial</w:t>
      </w:r>
      <w:del w:id="305" w:author="Author">
        <w:r w:rsidR="00BA439E" w:rsidRPr="00BA439E" w:rsidDel="00BC42D7">
          <w:rPr>
            <w:rFonts w:cs="Times New Roman"/>
            <w:szCs w:val="24"/>
          </w:rPr>
          <w:delText>s</w:delText>
        </w:r>
      </w:del>
      <w:r w:rsidR="00BA439E" w:rsidRPr="00BA439E">
        <w:rPr>
          <w:rFonts w:cs="Times New Roman"/>
          <w:szCs w:val="24"/>
        </w:rPr>
        <w:t xml:space="preserve"> are shown in the graph below. </w:t>
      </w:r>
      <w:r w:rsidR="00BA439E" w:rsidRPr="00BA439E">
        <w:rPr>
          <w:rFonts w:cs="Times New Roman"/>
          <w:szCs w:val="24"/>
        </w:rPr>
        <w:br/>
      </w:r>
      <w:r w:rsidR="00BA439E" w:rsidRPr="00BA439E">
        <w:rPr>
          <w:rFonts w:cs="Times New Roman"/>
          <w:szCs w:val="24"/>
        </w:rPr>
        <w:br/>
        <w:t>Based on this graph we would not conclude anything from these data. The number of patients in the two groups is not the same so there is no fair way to compare the two formulas.</w:t>
      </w:r>
    </w:p>
    <w:p w14:paraId="2C51B7AB" w14:textId="77777777" w:rsidR="00BA439E" w:rsidRPr="00BA439E" w:rsidRDefault="000F16E7" w:rsidP="00BA439E">
      <w:pPr>
        <w:spacing w:after="0" w:line="240" w:lineRule="auto"/>
        <w:contextualSpacing/>
        <w:outlineLvl w:val="0"/>
        <w:rPr>
          <w:rFonts w:cs="Times New Roman"/>
          <w:szCs w:val="24"/>
        </w:rPr>
      </w:pPr>
      <w:r>
        <w:rPr>
          <w:rFonts w:cs="Times New Roman"/>
          <w:noProof/>
          <w:szCs w:val="24"/>
        </w:rPr>
        <w:drawing>
          <wp:inline distT="0" distB="0" distL="0" distR="0" wp14:anchorId="456722DD" wp14:editId="20B157D3">
            <wp:extent cx="3860800" cy="2031999"/>
            <wp:effectExtent l="25400" t="0" r="0" b="0"/>
            <wp:docPr id="48" name="Picture 11" descr="QuestionCAOS_11-13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CAOS_11-13_Chart.png"/>
                    <pic:cNvPicPr/>
                  </pic:nvPicPr>
                  <pic:blipFill>
                    <a:blip r:embed="rId33" cstate="print"/>
                    <a:stretch>
                      <a:fillRect/>
                    </a:stretch>
                  </pic:blipFill>
                  <pic:spPr>
                    <a:xfrm>
                      <a:off x="0" y="0"/>
                      <a:ext cx="3862536" cy="2032913"/>
                    </a:xfrm>
                    <a:prstGeom prst="rect">
                      <a:avLst/>
                    </a:prstGeom>
                  </pic:spPr>
                </pic:pic>
              </a:graphicData>
            </a:graphic>
          </wp:inline>
        </w:drawing>
      </w:r>
    </w:p>
    <w:p w14:paraId="55FFD6FD" w14:textId="77777777" w:rsidR="00BA439E" w:rsidRPr="00BA439E" w:rsidRDefault="00BA439E" w:rsidP="00AE5637">
      <w:pPr>
        <w:numPr>
          <w:ilvl w:val="0"/>
          <w:numId w:val="24"/>
        </w:numPr>
        <w:spacing w:after="0" w:line="240" w:lineRule="auto"/>
        <w:contextualSpacing/>
        <w:outlineLvl w:val="0"/>
        <w:rPr>
          <w:rFonts w:cs="Times New Roman"/>
          <w:szCs w:val="24"/>
        </w:rPr>
      </w:pPr>
      <w:r w:rsidRPr="00BA439E">
        <w:rPr>
          <w:rFonts w:cs="Times New Roman"/>
          <w:szCs w:val="24"/>
        </w:rPr>
        <w:t>True</w:t>
      </w:r>
    </w:p>
    <w:p w14:paraId="52E786C5" w14:textId="77777777" w:rsidR="00BA439E" w:rsidRPr="00BA439E" w:rsidRDefault="00BA439E" w:rsidP="00BA439E">
      <w:pPr>
        <w:numPr>
          <w:ilvl w:val="0"/>
          <w:numId w:val="24"/>
        </w:numPr>
        <w:spacing w:after="0" w:line="240" w:lineRule="auto"/>
        <w:contextualSpacing/>
        <w:outlineLvl w:val="0"/>
        <w:rPr>
          <w:rFonts w:cs="Times New Roman"/>
          <w:szCs w:val="24"/>
        </w:rPr>
      </w:pPr>
      <w:r w:rsidRPr="00BC42D7">
        <w:rPr>
          <w:rFonts w:cs="Times New Roman"/>
          <w:szCs w:val="24"/>
          <w:highlight w:val="yellow"/>
          <w:rPrChange w:id="306" w:author="Author">
            <w:rPr>
              <w:rFonts w:cs="Times New Roman"/>
              <w:szCs w:val="24"/>
            </w:rPr>
          </w:rPrChange>
        </w:rPr>
        <w:t>False</w:t>
      </w:r>
      <w:r w:rsidR="009F6F7D">
        <w:rPr>
          <w:rFonts w:cs="Times New Roman"/>
          <w:szCs w:val="24"/>
        </w:rPr>
        <w:br/>
      </w:r>
      <w:r w:rsidR="009F6F7D">
        <w:rPr>
          <w:rFonts w:cs="Times New Roman"/>
          <w:szCs w:val="24"/>
        </w:rPr>
        <w:br/>
      </w:r>
    </w:p>
    <w:p w14:paraId="172A0BC3" w14:textId="77777777" w:rsidR="00B957EE" w:rsidRDefault="00B957EE" w:rsidP="00DF26DD">
      <w:pPr>
        <w:spacing w:after="0" w:line="240" w:lineRule="auto"/>
        <w:contextualSpacing/>
        <w:outlineLvl w:val="0"/>
        <w:rPr>
          <w:rFonts w:cs="Times New Roman"/>
          <w:szCs w:val="24"/>
        </w:rPr>
      </w:pPr>
    </w:p>
    <w:p w14:paraId="4311E34C" w14:textId="77777777" w:rsidR="000709EE" w:rsidRPr="00DF26DD" w:rsidRDefault="000709EE" w:rsidP="00DF26DD">
      <w:pPr>
        <w:spacing w:after="0" w:line="240" w:lineRule="auto"/>
        <w:contextualSpacing/>
        <w:jc w:val="center"/>
        <w:outlineLvl w:val="0"/>
        <w:rPr>
          <w:rFonts w:cs="Times New Roman"/>
          <w:b/>
          <w:sz w:val="28"/>
          <w:szCs w:val="28"/>
        </w:rPr>
      </w:pPr>
      <w:r w:rsidRPr="007F43D7">
        <w:rPr>
          <w:rFonts w:cs="Times New Roman"/>
          <w:b/>
          <w:sz w:val="28"/>
          <w:szCs w:val="28"/>
        </w:rPr>
        <w:t xml:space="preserve">Appendix B:  </w:t>
      </w:r>
      <w:r w:rsidRPr="00DF26DD">
        <w:rPr>
          <w:rFonts w:cs="Times New Roman"/>
          <w:b/>
          <w:sz w:val="28"/>
          <w:szCs w:val="28"/>
        </w:rPr>
        <w:t>Attitudes Questionnaire</w:t>
      </w:r>
    </w:p>
    <w:p w14:paraId="2049C1F0" w14:textId="77777777" w:rsidR="000709EE" w:rsidRDefault="000709EE" w:rsidP="00DF26DD">
      <w:pPr>
        <w:spacing w:after="0" w:line="240" w:lineRule="auto"/>
        <w:contextualSpacing/>
        <w:outlineLvl w:val="0"/>
        <w:rPr>
          <w:rFonts w:cs="Times New Roman"/>
          <w:b/>
          <w:sz w:val="26"/>
          <w:szCs w:val="26"/>
        </w:rPr>
      </w:pPr>
    </w:p>
    <w:p w14:paraId="48A1DA2C" w14:textId="77777777" w:rsidR="0071539B" w:rsidRPr="0071539B" w:rsidRDefault="0071539B" w:rsidP="00DF26DD">
      <w:pPr>
        <w:contextualSpacing/>
        <w:rPr>
          <w:rFonts w:cs="Times New Roman"/>
        </w:rPr>
      </w:pPr>
      <w:r w:rsidRPr="00AD092D">
        <w:rPr>
          <w:rFonts w:cs="Times New Roman"/>
        </w:rPr>
        <w:t>The statements in this survey are designed to identify your attitudes about statistics. Each item has 7 possible responses. The responses range from 1 (strongly disagree) through 4 (neither disagree nor agree) to 7 (strongly agree). If you have no opinion, choose response 4. Please read each statement. Mark the one response that most clearly represents your degree of agreement or disagreement with that statement. Try not to think too deeply about each response. Record your answer and move quickly to the next item. Please respond to all of the statements.</w:t>
      </w:r>
    </w:p>
    <w:p w14:paraId="043B967D" w14:textId="342A94CF" w:rsidR="0071539B" w:rsidRPr="00565A5D" w:rsidRDefault="007F43D7" w:rsidP="0071539B">
      <w:pPr>
        <w:pStyle w:val="ListParagraph"/>
        <w:numPr>
          <w:ilvl w:val="0"/>
          <w:numId w:val="5"/>
        </w:numPr>
        <w:spacing w:after="0" w:line="240" w:lineRule="auto"/>
        <w:rPr>
          <w:rFonts w:cs="Times New Roman"/>
          <w:color w:val="3E3E3E"/>
          <w:szCs w:val="24"/>
        </w:rPr>
      </w:pPr>
      <w:commentRangeStart w:id="307"/>
      <w:del w:id="308" w:author="Author">
        <w:r w:rsidDel="00BC42D7">
          <w:rPr>
            <w:rFonts w:cs="Times New Roman"/>
            <w:color w:val="3E3E3E"/>
            <w:szCs w:val="24"/>
          </w:rPr>
          <w:delText>(Reverse cod</w:delText>
        </w:r>
        <w:r w:rsidR="00AE5637" w:rsidDel="00BC42D7">
          <w:rPr>
            <w:rFonts w:cs="Times New Roman"/>
            <w:color w:val="3E3E3E"/>
            <w:szCs w:val="24"/>
          </w:rPr>
          <w:delText>ed</w:delText>
        </w:r>
        <w:r w:rsidDel="00BC42D7">
          <w:rPr>
            <w:rFonts w:cs="Times New Roman"/>
            <w:color w:val="3E3E3E"/>
            <w:szCs w:val="24"/>
          </w:rPr>
          <w:delText xml:space="preserve">) </w:delText>
        </w:r>
      </w:del>
      <w:r w:rsidR="0071539B" w:rsidRPr="00565A5D">
        <w:rPr>
          <w:rFonts w:cs="Times New Roman"/>
          <w:color w:val="3E3E3E"/>
          <w:szCs w:val="24"/>
        </w:rPr>
        <w:t>Statistics is worthless.</w:t>
      </w:r>
      <w:commentRangeEnd w:id="307"/>
      <w:r w:rsidR="00BC42D7">
        <w:rPr>
          <w:rStyle w:val="CommentReference"/>
        </w:rPr>
        <w:commentReference w:id="307"/>
      </w:r>
    </w:p>
    <w:p w14:paraId="7D08FE57" w14:textId="2733D381" w:rsidR="0071539B" w:rsidRPr="00565A5D" w:rsidRDefault="007F43D7" w:rsidP="0071539B">
      <w:pPr>
        <w:pStyle w:val="ListParagraph"/>
        <w:numPr>
          <w:ilvl w:val="0"/>
          <w:numId w:val="5"/>
        </w:numPr>
        <w:spacing w:after="0" w:line="240" w:lineRule="auto"/>
        <w:rPr>
          <w:rFonts w:cs="Times New Roman"/>
        </w:rPr>
      </w:pPr>
      <w:del w:id="309" w:author="Author">
        <w:r w:rsidDel="00BC42D7">
          <w:rPr>
            <w:rFonts w:cs="Times New Roman"/>
            <w:color w:val="3E3E3E"/>
            <w:szCs w:val="24"/>
          </w:rPr>
          <w:delText>(Reverse cod</w:delText>
        </w:r>
        <w:r w:rsidR="00AE5637" w:rsidDel="00BC42D7">
          <w:rPr>
            <w:rFonts w:cs="Times New Roman"/>
            <w:color w:val="3E3E3E"/>
            <w:szCs w:val="24"/>
          </w:rPr>
          <w:delText>ed</w:delText>
        </w:r>
        <w:r w:rsidDel="00BC42D7">
          <w:rPr>
            <w:rFonts w:cs="Times New Roman"/>
            <w:color w:val="3E3E3E"/>
            <w:szCs w:val="24"/>
          </w:rPr>
          <w:delText xml:space="preserve">) </w:delText>
        </w:r>
      </w:del>
      <w:r w:rsidR="0071539B" w:rsidRPr="00565A5D">
        <w:rPr>
          <w:rFonts w:cs="Times New Roman"/>
          <w:color w:val="3E3E3E"/>
          <w:szCs w:val="24"/>
        </w:rPr>
        <w:t>Statistical thinking is not applicable in my life outside my job.</w:t>
      </w:r>
    </w:p>
    <w:p w14:paraId="5D125401" w14:textId="51A44F0D" w:rsidR="0071539B" w:rsidRPr="00565A5D" w:rsidRDefault="007F43D7" w:rsidP="0071539B">
      <w:pPr>
        <w:pStyle w:val="ListParagraph"/>
        <w:numPr>
          <w:ilvl w:val="0"/>
          <w:numId w:val="5"/>
        </w:numPr>
        <w:spacing w:after="0" w:line="240" w:lineRule="auto"/>
        <w:rPr>
          <w:rFonts w:cs="Times New Roman"/>
        </w:rPr>
      </w:pPr>
      <w:del w:id="310" w:author="Author">
        <w:r w:rsidDel="00BC42D7">
          <w:rPr>
            <w:rFonts w:cs="Times New Roman"/>
            <w:color w:val="3E3E3E"/>
            <w:szCs w:val="24"/>
          </w:rPr>
          <w:delText>(Reverse cod</w:delText>
        </w:r>
        <w:r w:rsidR="00AE5637" w:rsidDel="00BC42D7">
          <w:rPr>
            <w:rFonts w:cs="Times New Roman"/>
            <w:color w:val="3E3E3E"/>
            <w:szCs w:val="24"/>
          </w:rPr>
          <w:delText>ed</w:delText>
        </w:r>
        <w:r w:rsidDel="00BC42D7">
          <w:rPr>
            <w:rFonts w:cs="Times New Roman"/>
            <w:color w:val="3E3E3E"/>
            <w:szCs w:val="24"/>
          </w:rPr>
          <w:delText xml:space="preserve">) </w:delText>
        </w:r>
      </w:del>
      <w:r w:rsidR="0071539B" w:rsidRPr="00565A5D">
        <w:rPr>
          <w:rFonts w:cs="Times New Roman"/>
          <w:color w:val="3E3E3E"/>
          <w:szCs w:val="24"/>
        </w:rPr>
        <w:t>Statistics conclusions are rarely presented in everyday life.</w:t>
      </w:r>
    </w:p>
    <w:p w14:paraId="232D82B5" w14:textId="683DA32F" w:rsidR="0071539B" w:rsidRPr="00565A5D" w:rsidRDefault="007F43D7" w:rsidP="0071539B">
      <w:pPr>
        <w:pStyle w:val="ListParagraph"/>
        <w:numPr>
          <w:ilvl w:val="0"/>
          <w:numId w:val="5"/>
        </w:numPr>
        <w:spacing w:after="0" w:line="240" w:lineRule="auto"/>
        <w:rPr>
          <w:rFonts w:cs="Times New Roman"/>
        </w:rPr>
      </w:pPr>
      <w:del w:id="311" w:author="Author">
        <w:r w:rsidDel="00BC42D7">
          <w:rPr>
            <w:rFonts w:cs="Times New Roman"/>
            <w:color w:val="3E3E3E"/>
            <w:szCs w:val="24"/>
          </w:rPr>
          <w:delText>(Reverse cod</w:delText>
        </w:r>
        <w:r w:rsidR="00AE5637" w:rsidDel="00BC42D7">
          <w:rPr>
            <w:rFonts w:cs="Times New Roman"/>
            <w:color w:val="3E3E3E"/>
            <w:szCs w:val="24"/>
          </w:rPr>
          <w:delText>ed</w:delText>
        </w:r>
        <w:r w:rsidDel="00BC42D7">
          <w:rPr>
            <w:rFonts w:cs="Times New Roman"/>
            <w:color w:val="3E3E3E"/>
            <w:szCs w:val="24"/>
          </w:rPr>
          <w:delText xml:space="preserve">) </w:delText>
        </w:r>
      </w:del>
      <w:r w:rsidR="0071539B" w:rsidRPr="00565A5D">
        <w:rPr>
          <w:rFonts w:cs="Times New Roman"/>
          <w:color w:val="3E3E3E"/>
          <w:szCs w:val="24"/>
        </w:rPr>
        <w:t>I will have no application for statistics in my profession.</w:t>
      </w:r>
    </w:p>
    <w:p w14:paraId="23FC1327" w14:textId="77777777" w:rsidR="0071539B" w:rsidRPr="00565A5D" w:rsidRDefault="0071539B" w:rsidP="0071539B">
      <w:pPr>
        <w:pStyle w:val="ListParagraph"/>
        <w:numPr>
          <w:ilvl w:val="0"/>
          <w:numId w:val="5"/>
        </w:numPr>
        <w:spacing w:after="0" w:line="240" w:lineRule="auto"/>
        <w:rPr>
          <w:rFonts w:cs="Times New Roman"/>
        </w:rPr>
      </w:pPr>
      <w:r w:rsidRPr="00565A5D">
        <w:rPr>
          <w:rFonts w:cs="Times New Roman"/>
          <w:color w:val="3E3E3E"/>
          <w:szCs w:val="24"/>
        </w:rPr>
        <w:t>I use statistics in my everyday life.</w:t>
      </w:r>
    </w:p>
    <w:p w14:paraId="187777E4" w14:textId="77777777" w:rsidR="0071539B" w:rsidRPr="00565A5D" w:rsidRDefault="0071539B" w:rsidP="0071539B">
      <w:pPr>
        <w:pStyle w:val="ListParagraph"/>
        <w:numPr>
          <w:ilvl w:val="0"/>
          <w:numId w:val="5"/>
        </w:numPr>
        <w:spacing w:after="0" w:line="240" w:lineRule="auto"/>
        <w:rPr>
          <w:rFonts w:cs="Times New Roman"/>
        </w:rPr>
      </w:pPr>
      <w:r w:rsidRPr="00565A5D">
        <w:rPr>
          <w:rFonts w:cs="Times New Roman"/>
          <w:color w:val="3E3E3E"/>
          <w:szCs w:val="24"/>
        </w:rPr>
        <w:t>I can learn statistics.</w:t>
      </w:r>
    </w:p>
    <w:p w14:paraId="3A3F2C90" w14:textId="5B0F65B6" w:rsidR="0071539B" w:rsidRPr="00565A5D" w:rsidRDefault="007F43D7" w:rsidP="0071539B">
      <w:pPr>
        <w:pStyle w:val="ListParagraph"/>
        <w:numPr>
          <w:ilvl w:val="0"/>
          <w:numId w:val="5"/>
        </w:numPr>
        <w:spacing w:after="0" w:line="240" w:lineRule="auto"/>
        <w:rPr>
          <w:rFonts w:cs="Times New Roman"/>
        </w:rPr>
      </w:pPr>
      <w:del w:id="312" w:author="Author">
        <w:r w:rsidDel="00BC42D7">
          <w:rPr>
            <w:rFonts w:eastAsia="Times New Roman" w:cs="Times New Roman"/>
            <w:szCs w:val="24"/>
          </w:rPr>
          <w:delText>(Reverse cod</w:delText>
        </w:r>
        <w:r w:rsidR="00AE5637" w:rsidDel="00BC42D7">
          <w:rPr>
            <w:rFonts w:eastAsia="Times New Roman" w:cs="Times New Roman"/>
            <w:szCs w:val="24"/>
          </w:rPr>
          <w:delText>ed</w:delText>
        </w:r>
        <w:r w:rsidDel="00BC42D7">
          <w:rPr>
            <w:rFonts w:eastAsia="Times New Roman" w:cs="Times New Roman"/>
            <w:szCs w:val="24"/>
          </w:rPr>
          <w:delText xml:space="preserve">) </w:delText>
        </w:r>
      </w:del>
      <w:r w:rsidR="0071539B" w:rsidRPr="00565A5D">
        <w:rPr>
          <w:rFonts w:cs="Times New Roman"/>
          <w:color w:val="3E3E3E"/>
          <w:szCs w:val="24"/>
        </w:rPr>
        <w:t>Statistics is irrelevant in my life.</w:t>
      </w:r>
    </w:p>
    <w:p w14:paraId="249D55C6" w14:textId="083385A0" w:rsidR="0071539B" w:rsidRPr="001277D6" w:rsidRDefault="007F43D7" w:rsidP="0071539B">
      <w:pPr>
        <w:pStyle w:val="ListParagraph"/>
        <w:numPr>
          <w:ilvl w:val="0"/>
          <w:numId w:val="5"/>
        </w:numPr>
        <w:spacing w:after="0" w:line="240" w:lineRule="auto"/>
        <w:rPr>
          <w:rFonts w:cs="Times New Roman"/>
        </w:rPr>
      </w:pPr>
      <w:del w:id="313" w:author="Author">
        <w:r w:rsidDel="00BC42D7">
          <w:rPr>
            <w:rFonts w:eastAsia="Times New Roman" w:cs="Times New Roman"/>
            <w:szCs w:val="24"/>
          </w:rPr>
          <w:delText>(Reverse cod</w:delText>
        </w:r>
        <w:r w:rsidR="00AE5637" w:rsidDel="00BC42D7">
          <w:rPr>
            <w:rFonts w:eastAsia="Times New Roman" w:cs="Times New Roman"/>
            <w:szCs w:val="24"/>
          </w:rPr>
          <w:delText>ed</w:delText>
        </w:r>
        <w:r w:rsidDel="00BC42D7">
          <w:rPr>
            <w:rFonts w:eastAsia="Times New Roman" w:cs="Times New Roman"/>
            <w:szCs w:val="24"/>
          </w:rPr>
          <w:delText xml:space="preserve">) </w:delText>
        </w:r>
      </w:del>
      <w:r w:rsidR="0071539B" w:rsidRPr="00565A5D">
        <w:rPr>
          <w:rFonts w:cs="Times New Roman"/>
          <w:color w:val="3E3E3E"/>
          <w:szCs w:val="24"/>
        </w:rPr>
        <w:t>I will find it difficult to understand statistical concepts.</w:t>
      </w:r>
    </w:p>
    <w:p w14:paraId="42F04F04" w14:textId="41FF9588" w:rsidR="00816AAE" w:rsidRPr="00816AAE" w:rsidRDefault="007F43D7" w:rsidP="0071539B">
      <w:pPr>
        <w:pStyle w:val="ListParagraph"/>
        <w:numPr>
          <w:ilvl w:val="0"/>
          <w:numId w:val="5"/>
        </w:numPr>
        <w:spacing w:after="0" w:line="240" w:lineRule="auto"/>
        <w:rPr>
          <w:rFonts w:cs="Times New Roman"/>
        </w:rPr>
      </w:pPr>
      <w:del w:id="314" w:author="Author">
        <w:r w:rsidDel="00BC42D7">
          <w:rPr>
            <w:rFonts w:eastAsia="Times New Roman" w:cs="Times New Roman"/>
            <w:szCs w:val="24"/>
          </w:rPr>
          <w:delText>(Reverse cod</w:delText>
        </w:r>
        <w:r w:rsidR="00AE5637" w:rsidDel="00BC42D7">
          <w:rPr>
            <w:rFonts w:eastAsia="Times New Roman" w:cs="Times New Roman"/>
            <w:szCs w:val="24"/>
          </w:rPr>
          <w:delText>ed</w:delText>
        </w:r>
        <w:r w:rsidDel="00BC42D7">
          <w:rPr>
            <w:rFonts w:eastAsia="Times New Roman" w:cs="Times New Roman"/>
            <w:szCs w:val="24"/>
          </w:rPr>
          <w:delText xml:space="preserve">) </w:delText>
        </w:r>
      </w:del>
      <w:r w:rsidR="0071539B" w:rsidRPr="00565A5D">
        <w:rPr>
          <w:rFonts w:cs="Times New Roman"/>
          <w:color w:val="3E3E3E"/>
          <w:szCs w:val="24"/>
        </w:rPr>
        <w:t>Most people have to learn a new way of thinking to do statistics.</w:t>
      </w:r>
    </w:p>
    <w:p w14:paraId="047925D1" w14:textId="42C1AF36" w:rsidR="00146B21" w:rsidRDefault="00146B21" w:rsidP="00D80CB1">
      <w:pPr>
        <w:spacing w:after="0" w:line="240" w:lineRule="auto"/>
        <w:contextualSpacing/>
        <w:outlineLvl w:val="0"/>
        <w:rPr>
          <w:rFonts w:cs="Times New Roman"/>
          <w:b/>
          <w:sz w:val="28"/>
          <w:szCs w:val="28"/>
        </w:rPr>
      </w:pPr>
    </w:p>
    <w:p w14:paraId="36AC7A4D" w14:textId="77777777" w:rsidR="008615E0" w:rsidRDefault="00A130CF" w:rsidP="00D80CB1">
      <w:pPr>
        <w:spacing w:after="0" w:line="240" w:lineRule="auto"/>
        <w:contextualSpacing/>
        <w:outlineLvl w:val="0"/>
        <w:rPr>
          <w:rFonts w:cs="Times New Roman"/>
          <w:b/>
          <w:sz w:val="28"/>
          <w:szCs w:val="28"/>
        </w:rPr>
      </w:pPr>
      <w:r>
        <w:rPr>
          <w:rFonts w:cs="Times New Roman"/>
          <w:b/>
          <w:sz w:val="28"/>
          <w:szCs w:val="28"/>
        </w:rPr>
        <w:lastRenderedPageBreak/>
        <w:t>References</w:t>
      </w:r>
    </w:p>
    <w:p w14:paraId="11DCA3DD" w14:textId="77777777" w:rsidR="003C7456" w:rsidRDefault="003C7456" w:rsidP="00D80CB1">
      <w:pPr>
        <w:spacing w:after="0" w:line="240" w:lineRule="auto"/>
        <w:contextualSpacing/>
        <w:outlineLvl w:val="0"/>
        <w:rPr>
          <w:rFonts w:cs="Times New Roman"/>
          <w:b/>
          <w:sz w:val="28"/>
          <w:szCs w:val="28"/>
        </w:rPr>
      </w:pPr>
    </w:p>
    <w:p w14:paraId="58871F3D" w14:textId="77777777" w:rsidR="000318E1" w:rsidRDefault="000318E1" w:rsidP="00D80CB1">
      <w:pPr>
        <w:spacing w:after="0" w:line="240" w:lineRule="auto"/>
        <w:contextualSpacing/>
        <w:rPr>
          <w:rFonts w:cs="Times New Roman"/>
          <w:szCs w:val="24"/>
        </w:rPr>
      </w:pPr>
      <w:r w:rsidRPr="000318E1">
        <w:rPr>
          <w:rFonts w:cs="Times New Roman"/>
          <w:szCs w:val="24"/>
        </w:rPr>
        <w:t xml:space="preserve">Allie, S., </w:t>
      </w:r>
      <w:proofErr w:type="spellStart"/>
      <w:r w:rsidRPr="000318E1">
        <w:rPr>
          <w:rFonts w:cs="Times New Roman"/>
          <w:szCs w:val="24"/>
        </w:rPr>
        <w:t>Buffler</w:t>
      </w:r>
      <w:proofErr w:type="spellEnd"/>
      <w:r w:rsidRPr="000318E1">
        <w:rPr>
          <w:rFonts w:cs="Times New Roman"/>
          <w:szCs w:val="24"/>
        </w:rPr>
        <w:t xml:space="preserve">, A., Campbell, B., </w:t>
      </w:r>
      <w:proofErr w:type="spellStart"/>
      <w:r w:rsidRPr="000318E1">
        <w:rPr>
          <w:rFonts w:cs="Times New Roman"/>
          <w:szCs w:val="24"/>
        </w:rPr>
        <w:t>Lubben</w:t>
      </w:r>
      <w:proofErr w:type="spellEnd"/>
      <w:r w:rsidRPr="000318E1">
        <w:rPr>
          <w:rFonts w:cs="Times New Roman"/>
          <w:szCs w:val="24"/>
        </w:rPr>
        <w:t xml:space="preserve">, F. (1998), “First-year physics students’ perceptions of the </w:t>
      </w:r>
      <w:r w:rsidR="00666958">
        <w:rPr>
          <w:rFonts w:cs="Times New Roman"/>
          <w:szCs w:val="24"/>
        </w:rPr>
        <w:t>q</w:t>
      </w:r>
      <w:r w:rsidRPr="000318E1">
        <w:rPr>
          <w:rFonts w:cs="Times New Roman"/>
          <w:szCs w:val="24"/>
        </w:rPr>
        <w:t xml:space="preserve">uality of </w:t>
      </w:r>
      <w:r w:rsidR="00666958">
        <w:rPr>
          <w:rFonts w:cs="Times New Roman"/>
          <w:szCs w:val="24"/>
        </w:rPr>
        <w:t>e</w:t>
      </w:r>
      <w:r w:rsidRPr="000318E1">
        <w:rPr>
          <w:rFonts w:cs="Times New Roman"/>
          <w:szCs w:val="24"/>
        </w:rPr>
        <w:t xml:space="preserve">xperimental </w:t>
      </w:r>
      <w:r w:rsidR="00666958">
        <w:rPr>
          <w:rFonts w:cs="Times New Roman"/>
          <w:szCs w:val="24"/>
        </w:rPr>
        <w:t>m</w:t>
      </w:r>
      <w:r w:rsidRPr="000318E1">
        <w:rPr>
          <w:rFonts w:cs="Times New Roman"/>
          <w:szCs w:val="24"/>
        </w:rPr>
        <w:t xml:space="preserve">easurements,” </w:t>
      </w:r>
      <w:r w:rsidRPr="00132017">
        <w:rPr>
          <w:rFonts w:cs="Times New Roman"/>
          <w:i/>
          <w:szCs w:val="24"/>
        </w:rPr>
        <w:t>International Journal of Science Education</w:t>
      </w:r>
      <w:r w:rsidRPr="000318E1">
        <w:rPr>
          <w:rFonts w:cs="Times New Roman"/>
          <w:szCs w:val="24"/>
        </w:rPr>
        <w:t>, 20</w:t>
      </w:r>
      <w:r w:rsidR="00666958">
        <w:rPr>
          <w:rFonts w:cs="Times New Roman"/>
          <w:szCs w:val="24"/>
        </w:rPr>
        <w:t>:4</w:t>
      </w:r>
      <w:r w:rsidRPr="000318E1">
        <w:rPr>
          <w:rFonts w:cs="Times New Roman"/>
          <w:szCs w:val="24"/>
        </w:rPr>
        <w:t>, 447-459.</w:t>
      </w:r>
    </w:p>
    <w:p w14:paraId="52C64BB7" w14:textId="77777777" w:rsidR="00292324" w:rsidRDefault="00292324" w:rsidP="00D80CB1">
      <w:pPr>
        <w:spacing w:after="0" w:line="240" w:lineRule="auto"/>
        <w:contextualSpacing/>
        <w:rPr>
          <w:rFonts w:cs="Times New Roman"/>
          <w:szCs w:val="24"/>
        </w:rPr>
      </w:pPr>
    </w:p>
    <w:p w14:paraId="1C537C2E" w14:textId="77777777" w:rsidR="00401A2B" w:rsidRDefault="008B024C" w:rsidP="00D80CB1">
      <w:pPr>
        <w:spacing w:after="0" w:line="240" w:lineRule="auto"/>
        <w:contextualSpacing/>
        <w:rPr>
          <w:rFonts w:cs="Times New Roman"/>
          <w:szCs w:val="24"/>
        </w:rPr>
      </w:pPr>
      <w:r w:rsidRPr="008B024C">
        <w:rPr>
          <w:rFonts w:cs="Times New Roman"/>
          <w:szCs w:val="24"/>
        </w:rPr>
        <w:t xml:space="preserve">American </w:t>
      </w:r>
      <w:r w:rsidR="00B12DDB">
        <w:rPr>
          <w:rFonts w:cs="Times New Roman"/>
          <w:szCs w:val="24"/>
        </w:rPr>
        <w:t>Statistical Association, (2005),</w:t>
      </w:r>
      <w:r w:rsidRPr="008B024C">
        <w:rPr>
          <w:rFonts w:cs="Times New Roman"/>
          <w:szCs w:val="24"/>
        </w:rPr>
        <w:t xml:space="preserve"> </w:t>
      </w:r>
      <w:r w:rsidR="00B12DDB">
        <w:rPr>
          <w:rFonts w:cs="Times New Roman"/>
          <w:szCs w:val="24"/>
        </w:rPr>
        <w:t>“</w:t>
      </w:r>
      <w:r w:rsidRPr="00B12DDB">
        <w:rPr>
          <w:rFonts w:cs="Times New Roman"/>
          <w:iCs/>
          <w:szCs w:val="24"/>
        </w:rPr>
        <w:t xml:space="preserve">GAISE </w:t>
      </w:r>
      <w:r w:rsidR="00F1584D">
        <w:rPr>
          <w:rFonts w:cs="Times New Roman"/>
          <w:iCs/>
          <w:szCs w:val="24"/>
        </w:rPr>
        <w:t>C</w:t>
      </w:r>
      <w:r w:rsidRPr="00B12DDB">
        <w:rPr>
          <w:rFonts w:cs="Times New Roman"/>
          <w:iCs/>
          <w:szCs w:val="24"/>
        </w:rPr>
        <w:t xml:space="preserve">ollege </w:t>
      </w:r>
      <w:r w:rsidR="00F1584D">
        <w:rPr>
          <w:rFonts w:cs="Times New Roman"/>
          <w:iCs/>
          <w:szCs w:val="24"/>
        </w:rPr>
        <w:t>R</w:t>
      </w:r>
      <w:r w:rsidRPr="00B12DDB">
        <w:rPr>
          <w:rFonts w:cs="Times New Roman"/>
          <w:iCs/>
          <w:szCs w:val="24"/>
        </w:rPr>
        <w:t>eport</w:t>
      </w:r>
      <w:r w:rsidR="00DA39DF">
        <w:rPr>
          <w:rFonts w:cs="Times New Roman"/>
          <w:iCs/>
          <w:szCs w:val="24"/>
        </w:rPr>
        <w:t>,</w:t>
      </w:r>
      <w:r w:rsidR="00B12DDB">
        <w:rPr>
          <w:rFonts w:cs="Times New Roman"/>
          <w:iCs/>
          <w:szCs w:val="24"/>
        </w:rPr>
        <w:t>”</w:t>
      </w:r>
      <w:r w:rsidR="00B12DDB">
        <w:rPr>
          <w:rFonts w:cs="Times New Roman"/>
          <w:i/>
          <w:iCs/>
          <w:szCs w:val="24"/>
        </w:rPr>
        <w:t xml:space="preserve"> </w:t>
      </w:r>
      <w:r w:rsidR="00B12DDB">
        <w:rPr>
          <w:rFonts w:cs="Times New Roman"/>
          <w:iCs/>
          <w:szCs w:val="24"/>
        </w:rPr>
        <w:t xml:space="preserve">[online]. </w:t>
      </w:r>
      <w:proofErr w:type="gramStart"/>
      <w:r w:rsidR="00B12DDB">
        <w:rPr>
          <w:rFonts w:cs="Times New Roman"/>
          <w:iCs/>
          <w:szCs w:val="24"/>
        </w:rPr>
        <w:t xml:space="preserve">Available at </w:t>
      </w:r>
      <w:hyperlink r:id="rId34" w:history="1">
        <w:r w:rsidR="00D80CB1" w:rsidRPr="004A1ECC">
          <w:rPr>
            <w:rStyle w:val="Hyperlink"/>
            <w:rFonts w:cs="Times New Roman"/>
            <w:szCs w:val="24"/>
          </w:rPr>
          <w:t>www.amstat.org/education/gaise/GAISECollege.htm</w:t>
        </w:r>
      </w:hyperlink>
      <w:r w:rsidRPr="008B024C">
        <w:rPr>
          <w:rFonts w:cs="Times New Roman"/>
          <w:szCs w:val="24"/>
        </w:rPr>
        <w:t>.</w:t>
      </w:r>
      <w:proofErr w:type="gramEnd"/>
      <w:r w:rsidR="00F1584D">
        <w:rPr>
          <w:rFonts w:cs="Times New Roman"/>
          <w:szCs w:val="24"/>
        </w:rPr>
        <w:t xml:space="preserve"> Retrieved last on</w:t>
      </w:r>
      <w:r w:rsidR="00EB0BE2">
        <w:rPr>
          <w:rFonts w:cs="Times New Roman"/>
          <w:szCs w:val="24"/>
        </w:rPr>
        <w:t xml:space="preserve"> 31 May 2013.</w:t>
      </w:r>
    </w:p>
    <w:p w14:paraId="49CFBC3D" w14:textId="77777777" w:rsidR="00401A2B" w:rsidRDefault="00401A2B" w:rsidP="00D80CB1">
      <w:pPr>
        <w:spacing w:after="0" w:line="240" w:lineRule="auto"/>
        <w:contextualSpacing/>
        <w:rPr>
          <w:rFonts w:cs="Times New Roman"/>
          <w:szCs w:val="24"/>
        </w:rPr>
      </w:pPr>
    </w:p>
    <w:p w14:paraId="41754D99" w14:textId="77777777" w:rsidR="008B024C" w:rsidRDefault="00401A2B" w:rsidP="00D80CB1">
      <w:pPr>
        <w:spacing w:after="0" w:line="240" w:lineRule="auto"/>
        <w:contextualSpacing/>
        <w:rPr>
          <w:rFonts w:cs="Times New Roman"/>
          <w:szCs w:val="24"/>
        </w:rPr>
      </w:pPr>
      <w:r>
        <w:rPr>
          <w:rFonts w:cs="Times New Roman"/>
          <w:szCs w:val="24"/>
        </w:rPr>
        <w:t xml:space="preserve">Anderson, R.C., </w:t>
      </w:r>
      <w:proofErr w:type="spellStart"/>
      <w:r>
        <w:rPr>
          <w:rFonts w:cs="Times New Roman"/>
          <w:szCs w:val="24"/>
        </w:rPr>
        <w:t>Shirey</w:t>
      </w:r>
      <w:proofErr w:type="spellEnd"/>
      <w:r>
        <w:rPr>
          <w:rFonts w:cs="Times New Roman"/>
          <w:szCs w:val="24"/>
        </w:rPr>
        <w:t xml:space="preserve">, L.L, Wilson, P.T., Fielding, L.G. (1987), “Interestingness of children’s reading material,” In R.E. Snow and M.J. Farr (Eds.), </w:t>
      </w:r>
      <w:r w:rsidRPr="00891A76">
        <w:rPr>
          <w:rFonts w:cs="Times New Roman"/>
          <w:i/>
          <w:szCs w:val="24"/>
        </w:rPr>
        <w:t>Aptitude, learning, and instruction</w:t>
      </w:r>
      <w:r w:rsidR="00891A76" w:rsidRPr="00891A76">
        <w:rPr>
          <w:rFonts w:cs="Times New Roman"/>
          <w:i/>
          <w:szCs w:val="24"/>
        </w:rPr>
        <w:t>. Vol. 3: Cognitive and affective process analyses</w:t>
      </w:r>
      <w:r w:rsidR="00891A76">
        <w:rPr>
          <w:rFonts w:cs="Times New Roman"/>
          <w:i/>
          <w:szCs w:val="24"/>
        </w:rPr>
        <w:t>,</w:t>
      </w:r>
      <w:r w:rsidR="00891A76">
        <w:rPr>
          <w:rFonts w:cs="Times New Roman"/>
          <w:szCs w:val="24"/>
        </w:rPr>
        <w:t xml:space="preserve"> (pp. 287-299), Hillsdale, NJ: Lawrence Erlbaum Associates, Inc.</w:t>
      </w:r>
      <w:r>
        <w:rPr>
          <w:rFonts w:cs="Times New Roman"/>
          <w:szCs w:val="24"/>
        </w:rPr>
        <w:t xml:space="preserve"> </w:t>
      </w:r>
    </w:p>
    <w:p w14:paraId="4C2EAD77" w14:textId="77777777" w:rsidR="00FA6399" w:rsidRDefault="00FA6399" w:rsidP="00D80CB1">
      <w:pPr>
        <w:spacing w:after="0" w:line="240" w:lineRule="auto"/>
        <w:contextualSpacing/>
        <w:rPr>
          <w:rFonts w:cs="Times New Roman"/>
          <w:szCs w:val="24"/>
        </w:rPr>
      </w:pPr>
    </w:p>
    <w:p w14:paraId="35C181A0" w14:textId="77777777" w:rsidR="00FA6399" w:rsidRDefault="00BB03B5" w:rsidP="00FA6399">
      <w:pPr>
        <w:tabs>
          <w:tab w:val="left" w:pos="540"/>
        </w:tabs>
        <w:spacing w:after="0" w:line="240" w:lineRule="auto"/>
        <w:contextualSpacing/>
        <w:rPr>
          <w:rFonts w:cs="Times New Roman"/>
          <w:color w:val="000000" w:themeColor="text1"/>
          <w:szCs w:val="24"/>
        </w:rPr>
      </w:pPr>
      <w:r>
        <w:rPr>
          <w:rFonts w:cs="Times New Roman"/>
          <w:color w:val="000000" w:themeColor="text1"/>
          <w:szCs w:val="24"/>
        </w:rPr>
        <w:t xml:space="preserve">ARTIST, </w:t>
      </w:r>
      <w:r w:rsidR="00FA6399">
        <w:rPr>
          <w:rFonts w:cs="Times New Roman"/>
          <w:color w:val="000000" w:themeColor="text1"/>
          <w:szCs w:val="24"/>
        </w:rPr>
        <w:t>“</w:t>
      </w:r>
      <w:r w:rsidR="00FA6399" w:rsidRPr="006B1AD5">
        <w:rPr>
          <w:rFonts w:cs="Times New Roman"/>
          <w:color w:val="000000" w:themeColor="text1"/>
          <w:szCs w:val="24"/>
        </w:rPr>
        <w:t>Assessment Resource Tools for Improvin</w:t>
      </w:r>
      <w:r>
        <w:rPr>
          <w:rFonts w:cs="Times New Roman"/>
          <w:color w:val="000000" w:themeColor="text1"/>
          <w:szCs w:val="24"/>
        </w:rPr>
        <w:t>g Statistical Thinking</w:t>
      </w:r>
      <w:r w:rsidR="00FA6399">
        <w:rPr>
          <w:rFonts w:cs="Times New Roman"/>
          <w:color w:val="000000" w:themeColor="text1"/>
          <w:szCs w:val="24"/>
        </w:rPr>
        <w:t>,” [online].</w:t>
      </w:r>
      <w:r w:rsidR="00FA6399" w:rsidRPr="006B1AD5">
        <w:rPr>
          <w:rFonts w:cs="Times New Roman"/>
          <w:color w:val="000000" w:themeColor="text1"/>
          <w:szCs w:val="24"/>
        </w:rPr>
        <w:t xml:space="preserve">  </w:t>
      </w:r>
      <w:proofErr w:type="gramStart"/>
      <w:r w:rsidR="00FA6399" w:rsidRPr="006B1AD5">
        <w:rPr>
          <w:rFonts w:cs="Times New Roman"/>
          <w:color w:val="000000" w:themeColor="text1"/>
          <w:szCs w:val="24"/>
        </w:rPr>
        <w:t xml:space="preserve">Available at </w:t>
      </w:r>
      <w:hyperlink r:id="rId35" w:history="1">
        <w:r w:rsidR="00FA6399" w:rsidRPr="00EF37CD">
          <w:rPr>
            <w:rStyle w:val="Hyperlink"/>
          </w:rPr>
          <w:t>https://apps3.cehd.umn.edu/artist/index.html</w:t>
        </w:r>
      </w:hyperlink>
      <w:r w:rsidR="00FA6399" w:rsidRPr="006B1AD5">
        <w:rPr>
          <w:rFonts w:cs="Times New Roman"/>
          <w:color w:val="000000" w:themeColor="text1"/>
          <w:szCs w:val="24"/>
        </w:rPr>
        <w:t>.</w:t>
      </w:r>
      <w:proofErr w:type="gramEnd"/>
      <w:r w:rsidR="00FA6399" w:rsidRPr="006B1AD5">
        <w:rPr>
          <w:rFonts w:cs="Times New Roman"/>
          <w:color w:val="000000" w:themeColor="text1"/>
          <w:szCs w:val="24"/>
        </w:rPr>
        <w:t xml:space="preserve"> </w:t>
      </w:r>
      <w:r w:rsidR="00FA6399">
        <w:rPr>
          <w:rFonts w:cs="Times New Roman"/>
          <w:szCs w:val="24"/>
        </w:rPr>
        <w:t>Retrieved last on 16 June 2013.</w:t>
      </w:r>
    </w:p>
    <w:p w14:paraId="5B96B755" w14:textId="77777777" w:rsidR="00B60795" w:rsidRDefault="00B60795" w:rsidP="00D80CB1">
      <w:pPr>
        <w:spacing w:after="0" w:line="240" w:lineRule="auto"/>
        <w:contextualSpacing/>
        <w:rPr>
          <w:rFonts w:cs="Times New Roman"/>
          <w:szCs w:val="24"/>
        </w:rPr>
      </w:pPr>
    </w:p>
    <w:p w14:paraId="40041A69" w14:textId="77777777" w:rsidR="00B60795" w:rsidRDefault="00B60795" w:rsidP="00D80CB1">
      <w:pPr>
        <w:spacing w:after="0" w:line="240" w:lineRule="auto"/>
        <w:contextualSpacing/>
        <w:rPr>
          <w:rFonts w:cs="Times New Roman"/>
          <w:szCs w:val="24"/>
        </w:rPr>
      </w:pPr>
      <w:proofErr w:type="spellStart"/>
      <w:r>
        <w:rPr>
          <w:rFonts w:cs="Times New Roman"/>
          <w:szCs w:val="24"/>
        </w:rPr>
        <w:t>Buffler</w:t>
      </w:r>
      <w:proofErr w:type="spellEnd"/>
      <w:r>
        <w:rPr>
          <w:rFonts w:cs="Times New Roman"/>
          <w:szCs w:val="24"/>
        </w:rPr>
        <w:t xml:space="preserve">, A. Allie, S., </w:t>
      </w:r>
      <w:proofErr w:type="spellStart"/>
      <w:r>
        <w:rPr>
          <w:rFonts w:cs="Times New Roman"/>
          <w:szCs w:val="24"/>
        </w:rPr>
        <w:t>Lubben</w:t>
      </w:r>
      <w:proofErr w:type="spellEnd"/>
      <w:r>
        <w:rPr>
          <w:rFonts w:cs="Times New Roman"/>
          <w:szCs w:val="24"/>
        </w:rPr>
        <w:t xml:space="preserve">, F. (2001), “The development of first year physics students’ ideas about measurements in terms of point and set paradigm,” </w:t>
      </w:r>
      <w:r w:rsidRPr="00B60795">
        <w:rPr>
          <w:rFonts w:cs="Times New Roman"/>
          <w:i/>
          <w:szCs w:val="24"/>
        </w:rPr>
        <w:t>International Journal of Science Education</w:t>
      </w:r>
      <w:r>
        <w:rPr>
          <w:rFonts w:cs="Times New Roman"/>
          <w:szCs w:val="24"/>
        </w:rPr>
        <w:t>, 23:11, 1137-1156.</w:t>
      </w:r>
    </w:p>
    <w:p w14:paraId="78760283" w14:textId="77777777" w:rsidR="00292324" w:rsidRDefault="00292324" w:rsidP="00D80CB1">
      <w:pPr>
        <w:spacing w:after="0" w:line="240" w:lineRule="auto"/>
        <w:contextualSpacing/>
        <w:rPr>
          <w:rFonts w:cs="Times New Roman"/>
          <w:szCs w:val="24"/>
        </w:rPr>
      </w:pPr>
    </w:p>
    <w:p w14:paraId="624B49A8" w14:textId="77777777" w:rsidR="00EE22FD" w:rsidRDefault="00EE22FD" w:rsidP="00D80CB1">
      <w:pPr>
        <w:spacing w:after="0" w:line="240" w:lineRule="auto"/>
        <w:contextualSpacing/>
        <w:rPr>
          <w:rFonts w:cs="Times New Roman"/>
          <w:szCs w:val="24"/>
        </w:rPr>
      </w:pPr>
      <w:proofErr w:type="spellStart"/>
      <w:r w:rsidRPr="00EE22FD">
        <w:rPr>
          <w:rFonts w:cs="Times New Roman"/>
          <w:szCs w:val="24"/>
        </w:rPr>
        <w:t>Buffler</w:t>
      </w:r>
      <w:proofErr w:type="spellEnd"/>
      <w:r w:rsidRPr="00EE22FD">
        <w:rPr>
          <w:rFonts w:cs="Times New Roman"/>
          <w:szCs w:val="24"/>
        </w:rPr>
        <w:t xml:space="preserve">, A., </w:t>
      </w:r>
      <w:proofErr w:type="spellStart"/>
      <w:r w:rsidRPr="00EE22FD">
        <w:rPr>
          <w:rFonts w:cs="Times New Roman"/>
          <w:szCs w:val="24"/>
        </w:rPr>
        <w:t>Lubben</w:t>
      </w:r>
      <w:proofErr w:type="spellEnd"/>
      <w:r w:rsidRPr="00EE22FD">
        <w:rPr>
          <w:rFonts w:cs="Times New Roman"/>
          <w:szCs w:val="24"/>
        </w:rPr>
        <w:t>, F., Allie, S., Campbell, B. (2009</w:t>
      </w:r>
      <w:r>
        <w:rPr>
          <w:rFonts w:cs="Times New Roman"/>
          <w:szCs w:val="24"/>
        </w:rPr>
        <w:t>),</w:t>
      </w:r>
      <w:r w:rsidRPr="00EE22FD">
        <w:rPr>
          <w:rFonts w:cs="Times New Roman"/>
          <w:szCs w:val="24"/>
        </w:rPr>
        <w:t xml:space="preserve"> </w:t>
      </w:r>
      <w:r>
        <w:rPr>
          <w:rFonts w:cs="Times New Roman"/>
          <w:szCs w:val="24"/>
        </w:rPr>
        <w:t>“</w:t>
      </w:r>
      <w:r w:rsidRPr="00EE22FD">
        <w:rPr>
          <w:rFonts w:cs="Times New Roman"/>
          <w:iCs/>
          <w:szCs w:val="24"/>
        </w:rPr>
        <w:t>Introduction to Measurement in the Physics Laboratory</w:t>
      </w:r>
      <w:r w:rsidR="00D17770">
        <w:rPr>
          <w:rFonts w:cs="Times New Roman"/>
          <w:iCs/>
          <w:szCs w:val="24"/>
        </w:rPr>
        <w:t>,</w:t>
      </w:r>
      <w:r>
        <w:rPr>
          <w:rFonts w:cs="Times New Roman"/>
          <w:iCs/>
          <w:szCs w:val="24"/>
        </w:rPr>
        <w:t>”</w:t>
      </w:r>
      <w:r w:rsidRPr="00EE22FD">
        <w:rPr>
          <w:rFonts w:cs="Times New Roman"/>
          <w:szCs w:val="24"/>
        </w:rPr>
        <w:t xml:space="preserve"> </w:t>
      </w:r>
      <w:r w:rsidR="00D17770">
        <w:rPr>
          <w:rFonts w:cs="Times New Roman"/>
          <w:szCs w:val="24"/>
        </w:rPr>
        <w:t>Version</w:t>
      </w:r>
      <w:r w:rsidRPr="00EE22FD">
        <w:rPr>
          <w:rFonts w:cs="Times New Roman"/>
          <w:b/>
          <w:szCs w:val="24"/>
        </w:rPr>
        <w:t xml:space="preserve"> </w:t>
      </w:r>
      <w:r w:rsidRPr="00EE22FD">
        <w:rPr>
          <w:rFonts w:cs="Times New Roman"/>
          <w:szCs w:val="24"/>
        </w:rPr>
        <w:t>3.5</w:t>
      </w:r>
      <w:r w:rsidR="008451A7">
        <w:rPr>
          <w:rFonts w:cs="Times New Roman"/>
          <w:szCs w:val="24"/>
        </w:rPr>
        <w:t>,</w:t>
      </w:r>
      <w:r w:rsidR="00D17770">
        <w:rPr>
          <w:rFonts w:cs="Times New Roman"/>
          <w:szCs w:val="24"/>
        </w:rPr>
        <w:t xml:space="preserve"> </w:t>
      </w:r>
      <w:r w:rsidR="008451A7">
        <w:rPr>
          <w:rFonts w:cs="Times New Roman"/>
          <w:szCs w:val="24"/>
        </w:rPr>
        <w:t>[online].</w:t>
      </w:r>
      <w:r w:rsidRPr="00EE22FD">
        <w:rPr>
          <w:rFonts w:cs="Times New Roman"/>
          <w:szCs w:val="24"/>
        </w:rPr>
        <w:t xml:space="preserve"> </w:t>
      </w:r>
      <w:proofErr w:type="gramStart"/>
      <w:r w:rsidRPr="00EE22FD">
        <w:rPr>
          <w:rFonts w:cs="Times New Roman"/>
          <w:szCs w:val="24"/>
        </w:rPr>
        <w:t xml:space="preserve">Available at </w:t>
      </w:r>
      <w:hyperlink r:id="rId36" w:history="1">
        <w:r w:rsidRPr="00C31239">
          <w:rPr>
            <w:rStyle w:val="Hyperlink"/>
            <w:rFonts w:cs="Times New Roman"/>
            <w:szCs w:val="24"/>
          </w:rPr>
          <w:t>www.phy.uct.ac.za/people/buffler/labmanual.html</w:t>
        </w:r>
      </w:hyperlink>
      <w:r w:rsidR="00D17770">
        <w:t>.</w:t>
      </w:r>
      <w:proofErr w:type="gramEnd"/>
      <w:r w:rsidR="00D17770">
        <w:t xml:space="preserve"> </w:t>
      </w:r>
      <w:r w:rsidR="00D17770">
        <w:rPr>
          <w:rFonts w:cs="Times New Roman"/>
          <w:szCs w:val="24"/>
        </w:rPr>
        <w:t xml:space="preserve">(Full questionnaires </w:t>
      </w:r>
      <w:r w:rsidRPr="00EE22FD">
        <w:rPr>
          <w:rFonts w:cs="Times New Roman"/>
          <w:szCs w:val="24"/>
        </w:rPr>
        <w:t xml:space="preserve">available at </w:t>
      </w:r>
      <w:hyperlink r:id="rId37" w:history="1">
        <w:r w:rsidR="00D80CB1" w:rsidRPr="00D80CB1">
          <w:rPr>
            <w:rStyle w:val="Hyperlink"/>
            <w:rFonts w:cs="Times New Roman"/>
            <w:szCs w:val="24"/>
          </w:rPr>
          <w:t>www.phy.uct.ac.za/people/buffler/edutools.html</w:t>
        </w:r>
      </w:hyperlink>
      <w:r w:rsidR="00D17770">
        <w:rPr>
          <w:rFonts w:cs="Times New Roman"/>
          <w:szCs w:val="24"/>
        </w:rPr>
        <w:t xml:space="preserve">) </w:t>
      </w:r>
      <w:proofErr w:type="gramStart"/>
      <w:r w:rsidR="00D17770">
        <w:rPr>
          <w:rFonts w:cs="Times New Roman"/>
          <w:szCs w:val="24"/>
        </w:rPr>
        <w:t>Retrieved last on 31 May 2013.</w:t>
      </w:r>
      <w:proofErr w:type="gramEnd"/>
    </w:p>
    <w:p w14:paraId="7D55ABC9" w14:textId="77777777" w:rsidR="00B41994" w:rsidRDefault="00B41994" w:rsidP="00D80CB1">
      <w:pPr>
        <w:spacing w:after="0" w:line="240" w:lineRule="auto"/>
        <w:contextualSpacing/>
        <w:rPr>
          <w:rFonts w:cs="Times New Roman"/>
          <w:szCs w:val="24"/>
        </w:rPr>
      </w:pPr>
    </w:p>
    <w:p w14:paraId="5AAC4497" w14:textId="77777777" w:rsidR="00B41994" w:rsidRPr="000941C9" w:rsidRDefault="00B41994" w:rsidP="00B41994">
      <w:pPr>
        <w:tabs>
          <w:tab w:val="left" w:pos="540"/>
        </w:tabs>
        <w:spacing w:after="0" w:line="240" w:lineRule="auto"/>
        <w:contextualSpacing/>
        <w:rPr>
          <w:rFonts w:cs="Times New Roman"/>
          <w:b/>
          <w:color w:val="000000" w:themeColor="text1"/>
          <w:szCs w:val="24"/>
        </w:rPr>
      </w:pPr>
      <w:r>
        <w:rPr>
          <w:rFonts w:cs="Times New Roman"/>
          <w:color w:val="000000" w:themeColor="text1"/>
          <w:szCs w:val="24"/>
        </w:rPr>
        <w:t>CAOS</w:t>
      </w:r>
      <w:r w:rsidR="00BB03B5">
        <w:rPr>
          <w:rFonts w:cs="Times New Roman"/>
          <w:color w:val="000000" w:themeColor="text1"/>
          <w:szCs w:val="24"/>
        </w:rPr>
        <w:t>,</w:t>
      </w:r>
      <w:r>
        <w:rPr>
          <w:rFonts w:cs="Times New Roman"/>
          <w:color w:val="000000" w:themeColor="text1"/>
          <w:szCs w:val="24"/>
        </w:rPr>
        <w:t xml:space="preserve"> “</w:t>
      </w:r>
      <w:r w:rsidRPr="006B1AD5">
        <w:rPr>
          <w:rFonts w:cs="Times New Roman"/>
          <w:color w:val="000000" w:themeColor="text1"/>
          <w:szCs w:val="24"/>
        </w:rPr>
        <w:t>Comprehensive Assessment of Outcomes in a</w:t>
      </w:r>
      <w:r w:rsidR="00BB03B5">
        <w:rPr>
          <w:rFonts w:cs="Times New Roman"/>
          <w:color w:val="000000" w:themeColor="text1"/>
          <w:szCs w:val="24"/>
        </w:rPr>
        <w:t xml:space="preserve"> First Statistics course</w:t>
      </w:r>
      <w:r>
        <w:rPr>
          <w:rFonts w:cs="Times New Roman"/>
          <w:color w:val="000000" w:themeColor="text1"/>
          <w:szCs w:val="24"/>
        </w:rPr>
        <w:t>,” [online].</w:t>
      </w:r>
      <w:r w:rsidRPr="006B1AD5">
        <w:rPr>
          <w:rFonts w:cs="Times New Roman"/>
          <w:color w:val="000000" w:themeColor="text1"/>
          <w:szCs w:val="24"/>
        </w:rPr>
        <w:t xml:space="preserve">  </w:t>
      </w:r>
      <w:proofErr w:type="gramStart"/>
      <w:r w:rsidRPr="006B1AD5">
        <w:rPr>
          <w:rFonts w:cs="Times New Roman"/>
          <w:color w:val="000000" w:themeColor="text1"/>
          <w:szCs w:val="24"/>
        </w:rPr>
        <w:t xml:space="preserve">Available at </w:t>
      </w:r>
      <w:hyperlink r:id="rId38" w:history="1">
        <w:r w:rsidRPr="00B41994">
          <w:t xml:space="preserve"> </w:t>
        </w:r>
        <w:r w:rsidRPr="00B41994">
          <w:rPr>
            <w:rStyle w:val="Hyperlink"/>
            <w:rFonts w:cs="Times New Roman"/>
            <w:szCs w:val="24"/>
          </w:rPr>
          <w:t>https://app</w:t>
        </w:r>
        <w:r>
          <w:rPr>
            <w:rStyle w:val="Hyperlink"/>
            <w:rFonts w:cs="Times New Roman"/>
            <w:szCs w:val="24"/>
          </w:rPr>
          <w:t>s3.cehd.umn.edu/artist/caos.htm</w:t>
        </w:r>
        <w:r w:rsidRPr="005D5D23">
          <w:rPr>
            <w:rStyle w:val="Hyperlink"/>
            <w:rFonts w:cs="Times New Roman"/>
            <w:szCs w:val="24"/>
          </w:rPr>
          <w:t>l</w:t>
        </w:r>
      </w:hyperlink>
      <w:r w:rsidRPr="006B1AD5">
        <w:rPr>
          <w:rFonts w:cs="Times New Roman"/>
          <w:color w:val="000000" w:themeColor="text1"/>
          <w:szCs w:val="24"/>
        </w:rPr>
        <w:t>.</w:t>
      </w:r>
      <w:proofErr w:type="gramEnd"/>
      <w:r>
        <w:rPr>
          <w:rFonts w:cs="Times New Roman"/>
          <w:color w:val="000000" w:themeColor="text1"/>
          <w:szCs w:val="24"/>
        </w:rPr>
        <w:t xml:space="preserve"> </w:t>
      </w:r>
      <w:r>
        <w:rPr>
          <w:rFonts w:cs="Times New Roman"/>
          <w:szCs w:val="24"/>
        </w:rPr>
        <w:t>Retrieved last on 16 June 2013.</w:t>
      </w:r>
    </w:p>
    <w:p w14:paraId="1DD03763" w14:textId="77777777" w:rsidR="00292324" w:rsidRDefault="00292324" w:rsidP="00D80CB1">
      <w:pPr>
        <w:spacing w:after="0" w:line="240" w:lineRule="auto"/>
        <w:contextualSpacing/>
        <w:rPr>
          <w:rFonts w:cs="Times New Roman"/>
          <w:szCs w:val="24"/>
        </w:rPr>
      </w:pPr>
    </w:p>
    <w:p w14:paraId="57E9A555" w14:textId="77777777" w:rsidR="008451A7" w:rsidRDefault="008451A7" w:rsidP="00D80CB1">
      <w:pPr>
        <w:spacing w:after="0" w:line="240" w:lineRule="auto"/>
        <w:contextualSpacing/>
        <w:rPr>
          <w:rFonts w:cs="Times New Roman"/>
          <w:szCs w:val="24"/>
        </w:rPr>
      </w:pPr>
      <w:proofErr w:type="gramStart"/>
      <w:r w:rsidRPr="008451A7">
        <w:rPr>
          <w:rFonts w:cs="Times New Roman"/>
          <w:szCs w:val="24"/>
        </w:rPr>
        <w:t>CS Consultants, LLC.</w:t>
      </w:r>
      <w:proofErr w:type="gramEnd"/>
      <w:r w:rsidR="00DA39DF">
        <w:rPr>
          <w:rFonts w:cs="Times New Roman"/>
          <w:szCs w:val="24"/>
        </w:rPr>
        <w:t xml:space="preserve"> </w:t>
      </w:r>
      <w:r w:rsidRPr="008451A7">
        <w:rPr>
          <w:rFonts w:cs="Times New Roman"/>
          <w:szCs w:val="24"/>
        </w:rPr>
        <w:t>(2005)</w:t>
      </w:r>
      <w:r>
        <w:rPr>
          <w:rFonts w:cs="Times New Roman"/>
          <w:szCs w:val="24"/>
        </w:rPr>
        <w:t>,</w:t>
      </w:r>
      <w:r w:rsidRPr="008451A7">
        <w:rPr>
          <w:rFonts w:cs="Times New Roman"/>
          <w:szCs w:val="24"/>
        </w:rPr>
        <w:t xml:space="preserve"> </w:t>
      </w:r>
      <w:r>
        <w:rPr>
          <w:rFonts w:cs="Times New Roman"/>
          <w:szCs w:val="24"/>
        </w:rPr>
        <w:t>“</w:t>
      </w:r>
      <w:r w:rsidRPr="008451A7">
        <w:rPr>
          <w:rFonts w:cs="Times New Roman"/>
          <w:szCs w:val="24"/>
        </w:rPr>
        <w:t xml:space="preserve">Survey of Attitudes </w:t>
      </w:r>
      <w:proofErr w:type="gramStart"/>
      <w:r w:rsidRPr="008451A7">
        <w:rPr>
          <w:rFonts w:cs="Times New Roman"/>
          <w:szCs w:val="24"/>
        </w:rPr>
        <w:t>Towards</w:t>
      </w:r>
      <w:proofErr w:type="gramEnd"/>
      <w:r w:rsidRPr="008451A7">
        <w:rPr>
          <w:rFonts w:cs="Times New Roman"/>
          <w:szCs w:val="24"/>
        </w:rPr>
        <w:t xml:space="preserve"> Statistics (SATS)</w:t>
      </w:r>
      <w:r>
        <w:rPr>
          <w:rFonts w:cs="Times New Roman"/>
          <w:szCs w:val="24"/>
        </w:rPr>
        <w:t>,” [online]</w:t>
      </w:r>
      <w:r w:rsidRPr="008451A7">
        <w:rPr>
          <w:rFonts w:cs="Times New Roman"/>
          <w:szCs w:val="24"/>
        </w:rPr>
        <w:t xml:space="preserve">.  </w:t>
      </w:r>
      <w:proofErr w:type="gramStart"/>
      <w:r w:rsidRPr="008451A7">
        <w:rPr>
          <w:rFonts w:cs="Times New Roman"/>
          <w:szCs w:val="24"/>
        </w:rPr>
        <w:t xml:space="preserve">Available at </w:t>
      </w:r>
      <w:hyperlink r:id="rId39" w:history="1">
        <w:r w:rsidR="00292324" w:rsidRPr="00D03C30">
          <w:rPr>
            <w:rStyle w:val="Hyperlink"/>
            <w:rFonts w:cs="Times New Roman"/>
            <w:szCs w:val="24"/>
          </w:rPr>
          <w:t>www.evaluationandstatistics.com/</w:t>
        </w:r>
      </w:hyperlink>
      <w:r w:rsidRPr="008451A7">
        <w:rPr>
          <w:rFonts w:cs="Times New Roman"/>
          <w:szCs w:val="24"/>
        </w:rPr>
        <w:t>.</w:t>
      </w:r>
      <w:proofErr w:type="gramEnd"/>
      <w:r w:rsidR="00DA39DF">
        <w:rPr>
          <w:rFonts w:cs="Times New Roman"/>
          <w:szCs w:val="24"/>
        </w:rPr>
        <w:t xml:space="preserve"> Retrieved last on 31 May 2013.</w:t>
      </w:r>
    </w:p>
    <w:p w14:paraId="39789BF3" w14:textId="77777777" w:rsidR="00292324" w:rsidRDefault="00292324" w:rsidP="00D80CB1">
      <w:pPr>
        <w:spacing w:after="0" w:line="240" w:lineRule="auto"/>
        <w:contextualSpacing/>
        <w:rPr>
          <w:rFonts w:cs="Times New Roman"/>
          <w:szCs w:val="24"/>
        </w:rPr>
      </w:pPr>
    </w:p>
    <w:p w14:paraId="63038C99" w14:textId="77777777" w:rsidR="00F5646D" w:rsidRDefault="00F5646D" w:rsidP="00D80CB1">
      <w:pPr>
        <w:spacing w:after="0" w:line="240" w:lineRule="auto"/>
        <w:contextualSpacing/>
        <w:rPr>
          <w:rFonts w:cs="Times New Roman"/>
          <w:szCs w:val="24"/>
        </w:rPr>
      </w:pPr>
      <w:proofErr w:type="spellStart"/>
      <w:r>
        <w:rPr>
          <w:rFonts w:cs="Times New Roman"/>
          <w:szCs w:val="24"/>
        </w:rPr>
        <w:t>Deardorff</w:t>
      </w:r>
      <w:proofErr w:type="spellEnd"/>
      <w:r w:rsidR="006019D9">
        <w:rPr>
          <w:rFonts w:cs="Times New Roman"/>
          <w:szCs w:val="24"/>
        </w:rPr>
        <w:t>, D.</w:t>
      </w:r>
      <w:r>
        <w:rPr>
          <w:rFonts w:cs="Times New Roman"/>
          <w:szCs w:val="24"/>
        </w:rPr>
        <w:t>L. (2001)</w:t>
      </w:r>
      <w:r w:rsidR="00B12DDB">
        <w:rPr>
          <w:rFonts w:cs="Times New Roman"/>
          <w:szCs w:val="24"/>
        </w:rPr>
        <w:t>,</w:t>
      </w:r>
      <w:r w:rsidRPr="00F5646D">
        <w:rPr>
          <w:rFonts w:cs="Times New Roman"/>
          <w:szCs w:val="24"/>
        </w:rPr>
        <w:t xml:space="preserve"> </w:t>
      </w:r>
      <w:r>
        <w:rPr>
          <w:rFonts w:cs="Times New Roman"/>
          <w:szCs w:val="24"/>
        </w:rPr>
        <w:t>“</w:t>
      </w:r>
      <w:r w:rsidRPr="00F5646D">
        <w:rPr>
          <w:rFonts w:cs="Times New Roman"/>
          <w:szCs w:val="24"/>
        </w:rPr>
        <w:t>Introductory physics students’ treatment of measurement uncertainty</w:t>
      </w:r>
      <w:r w:rsidR="00B12DDB">
        <w:rPr>
          <w:rFonts w:cs="Times New Roman"/>
          <w:szCs w:val="24"/>
        </w:rPr>
        <w:t xml:space="preserve">,” </w:t>
      </w:r>
      <w:r w:rsidRPr="00F5646D">
        <w:rPr>
          <w:rFonts w:cs="Times New Roman"/>
          <w:iCs/>
          <w:szCs w:val="24"/>
        </w:rPr>
        <w:t>PhD Thesis,</w:t>
      </w:r>
      <w:r w:rsidRPr="00F5646D">
        <w:rPr>
          <w:rFonts w:cs="Times New Roman"/>
          <w:i/>
          <w:iCs/>
          <w:szCs w:val="24"/>
        </w:rPr>
        <w:t xml:space="preserve"> </w:t>
      </w:r>
      <w:r w:rsidRPr="00F5646D">
        <w:rPr>
          <w:rFonts w:cs="Times New Roman"/>
          <w:szCs w:val="24"/>
        </w:rPr>
        <w:t>North Carolina State University.</w:t>
      </w:r>
    </w:p>
    <w:p w14:paraId="1A35A2D3" w14:textId="77777777" w:rsidR="00292324" w:rsidRDefault="00292324" w:rsidP="00D80CB1">
      <w:pPr>
        <w:spacing w:after="0" w:line="240" w:lineRule="auto"/>
        <w:contextualSpacing/>
        <w:rPr>
          <w:rFonts w:cs="Times New Roman"/>
          <w:szCs w:val="24"/>
        </w:rPr>
      </w:pPr>
    </w:p>
    <w:p w14:paraId="16B438F2" w14:textId="77777777" w:rsidR="003F705F" w:rsidRPr="00A07EFC" w:rsidRDefault="003F705F" w:rsidP="003F705F">
      <w:pPr>
        <w:tabs>
          <w:tab w:val="left" w:pos="540"/>
        </w:tabs>
        <w:spacing w:after="0" w:line="240" w:lineRule="auto"/>
        <w:contextualSpacing/>
        <w:rPr>
          <w:rFonts w:cs="Times New Roman"/>
          <w:color w:val="000000" w:themeColor="text1"/>
          <w:szCs w:val="24"/>
        </w:rPr>
      </w:pPr>
      <w:proofErr w:type="gramStart"/>
      <w:r w:rsidRPr="00A07EFC">
        <w:rPr>
          <w:rFonts w:cs="Verdana"/>
          <w:szCs w:val="26"/>
        </w:rPr>
        <w:t>delMas</w:t>
      </w:r>
      <w:proofErr w:type="gramEnd"/>
      <w:r w:rsidRPr="00A07EFC">
        <w:rPr>
          <w:rFonts w:cs="Verdana"/>
          <w:szCs w:val="26"/>
        </w:rPr>
        <w:t>, R., Garfield, J.</w:t>
      </w:r>
      <w:r>
        <w:rPr>
          <w:rFonts w:cs="Verdana"/>
          <w:szCs w:val="26"/>
        </w:rPr>
        <w:t>B</w:t>
      </w:r>
      <w:r w:rsidRPr="00A07EFC">
        <w:rPr>
          <w:rFonts w:cs="Verdana"/>
          <w:szCs w:val="26"/>
        </w:rPr>
        <w:t xml:space="preserve">, </w:t>
      </w:r>
      <w:proofErr w:type="spellStart"/>
      <w:r w:rsidRPr="00A07EFC">
        <w:rPr>
          <w:rFonts w:cs="Verdana"/>
          <w:szCs w:val="26"/>
        </w:rPr>
        <w:t>Ooms</w:t>
      </w:r>
      <w:proofErr w:type="spellEnd"/>
      <w:r w:rsidRPr="00A07EFC">
        <w:rPr>
          <w:rFonts w:cs="Verdana"/>
          <w:szCs w:val="26"/>
        </w:rPr>
        <w:t xml:space="preserve">, A., &amp; Chance, B. (2007). Assessing students’ conceptual understanding after a first course in statistics. </w:t>
      </w:r>
      <w:r w:rsidRPr="00A07EFC">
        <w:rPr>
          <w:rFonts w:cs="Verdana"/>
          <w:i/>
          <w:iCs/>
          <w:szCs w:val="26"/>
        </w:rPr>
        <w:t xml:space="preserve">Statistics Education Research Journal, </w:t>
      </w:r>
      <w:r w:rsidRPr="00A80710">
        <w:rPr>
          <w:rFonts w:cs="Verdana"/>
          <w:iCs/>
          <w:szCs w:val="26"/>
        </w:rPr>
        <w:t>6</w:t>
      </w:r>
      <w:r w:rsidRPr="00A80710">
        <w:rPr>
          <w:rFonts w:cs="Verdana"/>
          <w:szCs w:val="26"/>
        </w:rPr>
        <w:t>(2)</w:t>
      </w:r>
      <w:r w:rsidRPr="00A07EFC">
        <w:rPr>
          <w:rFonts w:cs="Verdana"/>
          <w:szCs w:val="26"/>
        </w:rPr>
        <w:t xml:space="preserve">, 28-58. </w:t>
      </w:r>
      <w:hyperlink r:id="rId40" w:history="1">
        <w:r w:rsidRPr="00A07EFC">
          <w:rPr>
            <w:rFonts w:cs="Times"/>
            <w:color w:val="0000E9"/>
            <w:szCs w:val="32"/>
            <w:u w:val="single" w:color="0000E9"/>
          </w:rPr>
          <w:t>http://www.stat.auckland.ac.nz/~iase/serj/SERJ6(2)_delMas.pdf</w:t>
        </w:r>
      </w:hyperlink>
    </w:p>
    <w:p w14:paraId="1AF9498C" w14:textId="77777777" w:rsidR="003F705F" w:rsidRDefault="003F705F" w:rsidP="00D80CB1">
      <w:pPr>
        <w:spacing w:after="0" w:line="240" w:lineRule="auto"/>
        <w:contextualSpacing/>
        <w:rPr>
          <w:rFonts w:cs="Times New Roman"/>
          <w:szCs w:val="24"/>
        </w:rPr>
      </w:pPr>
    </w:p>
    <w:p w14:paraId="68874B16" w14:textId="77777777" w:rsidR="003F705F" w:rsidRDefault="003F705F" w:rsidP="00D80CB1">
      <w:pPr>
        <w:spacing w:after="0" w:line="240" w:lineRule="auto"/>
        <w:contextualSpacing/>
        <w:rPr>
          <w:rFonts w:cs="Times New Roman"/>
          <w:szCs w:val="24"/>
        </w:rPr>
      </w:pPr>
      <w:proofErr w:type="gramStart"/>
      <w:r>
        <w:rPr>
          <w:rFonts w:cs="Times New Roman"/>
          <w:szCs w:val="24"/>
        </w:rPr>
        <w:t>delMas</w:t>
      </w:r>
      <w:proofErr w:type="gramEnd"/>
      <w:r>
        <w:rPr>
          <w:rFonts w:cs="Times New Roman"/>
          <w:szCs w:val="24"/>
        </w:rPr>
        <w:t xml:space="preserve">, R. Liu, Y. (2005), “Exploring students’ conceptions of the standard deviation,” </w:t>
      </w:r>
      <w:r w:rsidRPr="00A07EFC">
        <w:rPr>
          <w:rFonts w:cs="Verdana"/>
          <w:i/>
          <w:iCs/>
          <w:szCs w:val="26"/>
        </w:rPr>
        <w:t xml:space="preserve">Statistics Education Research Journal, </w:t>
      </w:r>
      <w:r>
        <w:rPr>
          <w:rFonts w:cs="Verdana"/>
          <w:iCs/>
          <w:szCs w:val="26"/>
        </w:rPr>
        <w:t>4</w:t>
      </w:r>
      <w:r>
        <w:rPr>
          <w:rFonts w:cs="Verdana"/>
          <w:szCs w:val="26"/>
        </w:rPr>
        <w:t>(1</w:t>
      </w:r>
      <w:r w:rsidRPr="00A80710">
        <w:rPr>
          <w:rFonts w:cs="Verdana"/>
          <w:szCs w:val="26"/>
        </w:rPr>
        <w:t>)</w:t>
      </w:r>
      <w:r w:rsidRPr="00A07EFC">
        <w:rPr>
          <w:rFonts w:cs="Verdana"/>
          <w:szCs w:val="26"/>
        </w:rPr>
        <w:t xml:space="preserve">, </w:t>
      </w:r>
      <w:r>
        <w:rPr>
          <w:rFonts w:cs="Verdana"/>
          <w:szCs w:val="26"/>
        </w:rPr>
        <w:t>55-</w:t>
      </w:r>
      <w:r w:rsidRPr="00A07EFC">
        <w:rPr>
          <w:rFonts w:cs="Verdana"/>
          <w:szCs w:val="26"/>
        </w:rPr>
        <w:t>8</w:t>
      </w:r>
      <w:r>
        <w:rPr>
          <w:rFonts w:cs="Verdana"/>
          <w:szCs w:val="26"/>
        </w:rPr>
        <w:t>2</w:t>
      </w:r>
      <w:r w:rsidRPr="00A07EFC">
        <w:rPr>
          <w:rFonts w:cs="Verdana"/>
          <w:szCs w:val="26"/>
        </w:rPr>
        <w:t>.</w:t>
      </w:r>
    </w:p>
    <w:p w14:paraId="295872EB" w14:textId="77777777" w:rsidR="00292324" w:rsidRPr="00F5646D" w:rsidRDefault="00292324" w:rsidP="00D80CB1">
      <w:pPr>
        <w:spacing w:after="0" w:line="240" w:lineRule="auto"/>
        <w:contextualSpacing/>
        <w:rPr>
          <w:rFonts w:cs="Times New Roman"/>
          <w:i/>
          <w:iCs/>
          <w:szCs w:val="24"/>
        </w:rPr>
      </w:pPr>
    </w:p>
    <w:p w14:paraId="413D78BD" w14:textId="77777777" w:rsidR="00327F5E" w:rsidRDefault="00327F5E" w:rsidP="00D80CB1">
      <w:pPr>
        <w:spacing w:after="0" w:line="240" w:lineRule="auto"/>
        <w:contextualSpacing/>
        <w:rPr>
          <w:rFonts w:cs="Times New Roman"/>
          <w:szCs w:val="24"/>
        </w:rPr>
      </w:pPr>
      <w:proofErr w:type="gramStart"/>
      <w:r w:rsidRPr="008615E0">
        <w:rPr>
          <w:rFonts w:cs="Times New Roman"/>
          <w:szCs w:val="24"/>
        </w:rPr>
        <w:t>Garfield, J.</w:t>
      </w:r>
      <w:r w:rsidR="006019D9">
        <w:rPr>
          <w:rFonts w:cs="Times New Roman"/>
          <w:szCs w:val="24"/>
        </w:rPr>
        <w:t>B.</w:t>
      </w:r>
      <w:r w:rsidR="00174030">
        <w:rPr>
          <w:rFonts w:cs="Times New Roman"/>
          <w:szCs w:val="24"/>
        </w:rPr>
        <w:t xml:space="preserve">, </w:t>
      </w:r>
      <w:r w:rsidRPr="008615E0">
        <w:rPr>
          <w:rFonts w:cs="Times New Roman"/>
          <w:szCs w:val="24"/>
        </w:rPr>
        <w:t>Ben-Zvi, D. (2005)</w:t>
      </w:r>
      <w:r w:rsidR="00B12DDB">
        <w:rPr>
          <w:rFonts w:cs="Times New Roman"/>
          <w:szCs w:val="24"/>
        </w:rPr>
        <w:t>,</w:t>
      </w:r>
      <w:r w:rsidRPr="008615E0">
        <w:rPr>
          <w:rFonts w:cs="Times New Roman"/>
          <w:szCs w:val="24"/>
        </w:rPr>
        <w:t xml:space="preserve"> “A Framework for Teaching and Assessi</w:t>
      </w:r>
      <w:r w:rsidR="00B12DDB">
        <w:rPr>
          <w:rFonts w:cs="Times New Roman"/>
          <w:szCs w:val="24"/>
        </w:rPr>
        <w:t>ng Reasoning About Variability,”</w:t>
      </w:r>
      <w:r w:rsidRPr="008615E0">
        <w:rPr>
          <w:rFonts w:cs="Times New Roman"/>
          <w:szCs w:val="24"/>
        </w:rPr>
        <w:t xml:space="preserve"> </w:t>
      </w:r>
      <w:r w:rsidRPr="00132017">
        <w:rPr>
          <w:rFonts w:cs="Times New Roman"/>
          <w:i/>
          <w:szCs w:val="24"/>
        </w:rPr>
        <w:t>Statistics Education Research Journal</w:t>
      </w:r>
      <w:r w:rsidRPr="008615E0">
        <w:rPr>
          <w:rFonts w:cs="Times New Roman"/>
          <w:szCs w:val="24"/>
        </w:rPr>
        <w:t>, 4, 92-99.</w:t>
      </w:r>
      <w:proofErr w:type="gramEnd"/>
    </w:p>
    <w:p w14:paraId="6E4DBC8E" w14:textId="77777777" w:rsidR="00292324" w:rsidRDefault="00292324" w:rsidP="00D80CB1">
      <w:pPr>
        <w:spacing w:after="0" w:line="240" w:lineRule="auto"/>
        <w:contextualSpacing/>
        <w:rPr>
          <w:rFonts w:cs="Times New Roman"/>
          <w:szCs w:val="24"/>
        </w:rPr>
      </w:pPr>
    </w:p>
    <w:p w14:paraId="374781E2" w14:textId="77777777" w:rsidR="004F49CA" w:rsidRDefault="006019D9" w:rsidP="00D80CB1">
      <w:pPr>
        <w:spacing w:after="0" w:line="240" w:lineRule="auto"/>
        <w:contextualSpacing/>
        <w:rPr>
          <w:rFonts w:cs="Times New Roman"/>
          <w:szCs w:val="24"/>
        </w:rPr>
      </w:pPr>
      <w:r>
        <w:rPr>
          <w:rFonts w:cs="Times New Roman"/>
          <w:szCs w:val="24"/>
        </w:rPr>
        <w:lastRenderedPageBreak/>
        <w:t>Garfield, J.</w:t>
      </w:r>
      <w:r w:rsidR="004F49CA">
        <w:rPr>
          <w:rFonts w:cs="Times New Roman"/>
          <w:szCs w:val="24"/>
        </w:rPr>
        <w:t>B.</w:t>
      </w:r>
      <w:r w:rsidR="00174030">
        <w:rPr>
          <w:rFonts w:cs="Times New Roman"/>
          <w:szCs w:val="24"/>
        </w:rPr>
        <w:t xml:space="preserve">, </w:t>
      </w:r>
      <w:r w:rsidR="004F49CA">
        <w:rPr>
          <w:rFonts w:cs="Times New Roman"/>
          <w:szCs w:val="24"/>
        </w:rPr>
        <w:t xml:space="preserve">Gal, I. (1999), “Assessment and Statistics Education:  Current Challenges and Directions,” </w:t>
      </w:r>
      <w:r w:rsidR="004F49CA" w:rsidRPr="00132017">
        <w:rPr>
          <w:rFonts w:cs="Times New Roman"/>
          <w:i/>
          <w:szCs w:val="24"/>
        </w:rPr>
        <w:t>International Statistical Review</w:t>
      </w:r>
      <w:r w:rsidR="004F49CA">
        <w:rPr>
          <w:rFonts w:cs="Times New Roman"/>
          <w:szCs w:val="24"/>
        </w:rPr>
        <w:t>, 67, 1-12.</w:t>
      </w:r>
    </w:p>
    <w:p w14:paraId="4D4E7CF7" w14:textId="77777777" w:rsidR="00292324" w:rsidRDefault="00292324" w:rsidP="00D80CB1">
      <w:pPr>
        <w:spacing w:after="0" w:line="240" w:lineRule="auto"/>
        <w:contextualSpacing/>
        <w:rPr>
          <w:rFonts w:cs="Times New Roman"/>
          <w:szCs w:val="24"/>
        </w:rPr>
      </w:pPr>
    </w:p>
    <w:p w14:paraId="571CDC9B" w14:textId="77777777" w:rsidR="00704A5D" w:rsidRDefault="00704A5D" w:rsidP="00704A5D">
      <w:pPr>
        <w:tabs>
          <w:tab w:val="left" w:pos="540"/>
        </w:tabs>
        <w:spacing w:after="0" w:line="240" w:lineRule="auto"/>
        <w:contextualSpacing/>
        <w:rPr>
          <w:rFonts w:cs="Times New Roman"/>
          <w:color w:val="000000" w:themeColor="text1"/>
          <w:szCs w:val="24"/>
        </w:rPr>
      </w:pPr>
      <w:proofErr w:type="spellStart"/>
      <w:proofErr w:type="gramStart"/>
      <w:r>
        <w:rPr>
          <w:rFonts w:cs="Times New Roman"/>
          <w:szCs w:val="24"/>
        </w:rPr>
        <w:t>Hammerman</w:t>
      </w:r>
      <w:proofErr w:type="spellEnd"/>
      <w:r>
        <w:rPr>
          <w:rFonts w:cs="Times New Roman"/>
          <w:szCs w:val="24"/>
        </w:rPr>
        <w:t xml:space="preserve">, J.K, Rubin, A. (2004), “Strategies for managing statistical complexity with new software tools,” </w:t>
      </w:r>
      <w:r w:rsidRPr="00D20DBE">
        <w:rPr>
          <w:rFonts w:cs="Times New Roman"/>
          <w:i/>
          <w:color w:val="000000" w:themeColor="text1"/>
          <w:szCs w:val="24"/>
        </w:rPr>
        <w:t>Statistics Education Research Journal</w:t>
      </w:r>
      <w:r>
        <w:rPr>
          <w:rFonts w:cs="Times New Roman"/>
          <w:color w:val="000000" w:themeColor="text1"/>
          <w:szCs w:val="24"/>
        </w:rPr>
        <w:t>, 3(2), 17-41.</w:t>
      </w:r>
      <w:proofErr w:type="gramEnd"/>
    </w:p>
    <w:p w14:paraId="09480E17" w14:textId="77777777" w:rsidR="00704A5D" w:rsidRDefault="00704A5D">
      <w:pPr>
        <w:spacing w:after="0" w:line="240" w:lineRule="auto"/>
        <w:contextualSpacing/>
        <w:rPr>
          <w:rFonts w:cs="Times New Roman"/>
          <w:szCs w:val="24"/>
        </w:rPr>
      </w:pPr>
    </w:p>
    <w:p w14:paraId="2C512B6C" w14:textId="77777777" w:rsidR="00DA12F3" w:rsidRDefault="001E1DA1">
      <w:pPr>
        <w:spacing w:after="0" w:line="240" w:lineRule="auto"/>
        <w:contextualSpacing/>
        <w:rPr>
          <w:rFonts w:cs="Times New Roman"/>
          <w:szCs w:val="24"/>
        </w:rPr>
      </w:pPr>
      <w:r>
        <w:rPr>
          <w:rFonts w:cs="Times New Roman"/>
          <w:szCs w:val="24"/>
        </w:rPr>
        <w:t>JMP, Version 10</w:t>
      </w:r>
      <w:r w:rsidRPr="001E1DA1">
        <w:rPr>
          <w:rFonts w:cs="Times New Roman"/>
          <w:szCs w:val="24"/>
        </w:rPr>
        <w:t>. SAS Ins</w:t>
      </w:r>
      <w:r w:rsidR="00890900">
        <w:rPr>
          <w:rFonts w:cs="Times New Roman"/>
          <w:szCs w:val="24"/>
        </w:rPr>
        <w:t>titute Inc., Cary, NC, 1989-2012</w:t>
      </w:r>
      <w:r w:rsidRPr="001E1DA1">
        <w:rPr>
          <w:rFonts w:cs="Times New Roman"/>
          <w:szCs w:val="24"/>
        </w:rPr>
        <w:t>.</w:t>
      </w:r>
    </w:p>
    <w:p w14:paraId="40FBA860" w14:textId="77777777" w:rsidR="000F16E7" w:rsidRDefault="000F16E7">
      <w:pPr>
        <w:spacing w:after="0" w:line="240" w:lineRule="auto"/>
        <w:contextualSpacing/>
        <w:rPr>
          <w:rFonts w:cs="Times New Roman"/>
          <w:szCs w:val="24"/>
        </w:rPr>
      </w:pPr>
    </w:p>
    <w:p w14:paraId="1177320F" w14:textId="77777777" w:rsidR="000F16E7" w:rsidRDefault="00DA12F3">
      <w:pPr>
        <w:spacing w:after="0" w:line="240" w:lineRule="auto"/>
        <w:contextualSpacing/>
        <w:rPr>
          <w:rFonts w:cs="Times New Roman"/>
          <w:szCs w:val="24"/>
        </w:rPr>
      </w:pPr>
      <w:proofErr w:type="gramStart"/>
      <w:r>
        <w:rPr>
          <w:rFonts w:cs="Times New Roman"/>
          <w:szCs w:val="24"/>
        </w:rPr>
        <w:t xml:space="preserve">Kimbrough, D.R., </w:t>
      </w:r>
      <w:proofErr w:type="spellStart"/>
      <w:r w:rsidR="00847537">
        <w:rPr>
          <w:rFonts w:cs="Times New Roman"/>
          <w:szCs w:val="24"/>
        </w:rPr>
        <w:t>Meglen</w:t>
      </w:r>
      <w:proofErr w:type="spellEnd"/>
      <w:r w:rsidR="00847537">
        <w:rPr>
          <w:rFonts w:cs="Times New Roman"/>
          <w:szCs w:val="24"/>
        </w:rPr>
        <w:t>, R.R. (1994)</w:t>
      </w:r>
      <w:r w:rsidR="00B12DDB">
        <w:rPr>
          <w:rFonts w:cs="Times New Roman"/>
          <w:szCs w:val="24"/>
        </w:rPr>
        <w:t>,</w:t>
      </w:r>
      <w:r w:rsidR="00847537">
        <w:rPr>
          <w:rFonts w:cs="Times New Roman"/>
          <w:szCs w:val="24"/>
        </w:rPr>
        <w:t xml:space="preserve"> “A Simple Laboratory Experiment Using Popcorn t</w:t>
      </w:r>
      <w:r w:rsidR="00B12DDB">
        <w:rPr>
          <w:rFonts w:cs="Times New Roman"/>
          <w:szCs w:val="24"/>
        </w:rPr>
        <w:t>o Illustrate Measurement Error,”</w:t>
      </w:r>
      <w:r w:rsidR="00847537">
        <w:rPr>
          <w:rFonts w:cs="Times New Roman"/>
          <w:szCs w:val="24"/>
        </w:rPr>
        <w:t xml:space="preserve"> </w:t>
      </w:r>
      <w:r w:rsidR="00847537" w:rsidRPr="00132017">
        <w:rPr>
          <w:rFonts w:cs="Times New Roman"/>
          <w:i/>
          <w:szCs w:val="24"/>
        </w:rPr>
        <w:t>Journal of Chemical Education</w:t>
      </w:r>
      <w:r w:rsidR="00847537">
        <w:rPr>
          <w:rFonts w:cs="Times New Roman"/>
          <w:szCs w:val="24"/>
        </w:rPr>
        <w:t>, 71, 519-520.</w:t>
      </w:r>
      <w:proofErr w:type="gramEnd"/>
      <w:r w:rsidR="00847537">
        <w:rPr>
          <w:rFonts w:cs="Times New Roman"/>
          <w:szCs w:val="24"/>
        </w:rPr>
        <w:t xml:space="preserve"> </w:t>
      </w:r>
    </w:p>
    <w:p w14:paraId="24C8325B" w14:textId="77777777" w:rsidR="00FF62DC" w:rsidRDefault="00FF62DC">
      <w:pPr>
        <w:spacing w:after="0" w:line="240" w:lineRule="auto"/>
        <w:contextualSpacing/>
        <w:rPr>
          <w:rFonts w:cs="Times New Roman"/>
          <w:szCs w:val="24"/>
        </w:rPr>
      </w:pPr>
    </w:p>
    <w:p w14:paraId="2F409CC9" w14:textId="77777777" w:rsidR="00FF62DC" w:rsidRDefault="00B56A01" w:rsidP="00FF62DC">
      <w:pPr>
        <w:spacing w:after="0" w:line="240" w:lineRule="auto"/>
        <w:contextualSpacing/>
        <w:rPr>
          <w:rFonts w:cs="Times New Roman"/>
          <w:szCs w:val="24"/>
        </w:rPr>
      </w:pPr>
      <w:r>
        <w:rPr>
          <w:rFonts w:cs="Times New Roman"/>
          <w:szCs w:val="24"/>
        </w:rPr>
        <w:t>Lee, H.</w:t>
      </w:r>
      <w:r w:rsidR="00FF62DC">
        <w:rPr>
          <w:rFonts w:cs="Times New Roman"/>
          <w:szCs w:val="24"/>
        </w:rPr>
        <w:t xml:space="preserve">K. (2007), “Chocolate Chip Cookies as a Teaching Aid,” </w:t>
      </w:r>
      <w:r w:rsidR="00FF62DC" w:rsidRPr="00132017">
        <w:rPr>
          <w:rFonts w:cs="Times New Roman"/>
          <w:i/>
          <w:szCs w:val="24"/>
        </w:rPr>
        <w:t>The American Statistician</w:t>
      </w:r>
      <w:r w:rsidR="00FF62DC">
        <w:rPr>
          <w:rFonts w:cs="Times New Roman"/>
          <w:szCs w:val="24"/>
        </w:rPr>
        <w:t>, 61, 351-355.</w:t>
      </w:r>
    </w:p>
    <w:p w14:paraId="5CCB88AF" w14:textId="77777777" w:rsidR="00C643FE" w:rsidRDefault="00C643FE">
      <w:pPr>
        <w:spacing w:after="0" w:line="240" w:lineRule="auto"/>
        <w:contextualSpacing/>
        <w:rPr>
          <w:rFonts w:cs="Times New Roman"/>
          <w:szCs w:val="24"/>
        </w:rPr>
      </w:pPr>
    </w:p>
    <w:p w14:paraId="07478E39" w14:textId="77777777" w:rsidR="00C643FE" w:rsidRDefault="00C643FE">
      <w:pPr>
        <w:spacing w:after="0" w:line="240" w:lineRule="auto"/>
        <w:contextualSpacing/>
        <w:rPr>
          <w:rFonts w:cs="Times New Roman"/>
          <w:szCs w:val="24"/>
        </w:rPr>
      </w:pPr>
      <w:proofErr w:type="spellStart"/>
      <w:proofErr w:type="gramStart"/>
      <w:r>
        <w:rPr>
          <w:rFonts w:cs="Times New Roman"/>
          <w:szCs w:val="24"/>
        </w:rPr>
        <w:t>Lubben</w:t>
      </w:r>
      <w:proofErr w:type="spellEnd"/>
      <w:r>
        <w:rPr>
          <w:rFonts w:cs="Times New Roman"/>
          <w:szCs w:val="24"/>
        </w:rPr>
        <w:t>, F., Millar, R. (1996), “</w:t>
      </w:r>
      <w:r w:rsidRPr="00C643FE">
        <w:rPr>
          <w:rFonts w:cs="Times New Roman"/>
          <w:szCs w:val="24"/>
        </w:rPr>
        <w:t>Children's ideas about the reliability of experimental data</w:t>
      </w:r>
      <w:r>
        <w:rPr>
          <w:rFonts w:cs="Times New Roman"/>
          <w:szCs w:val="24"/>
        </w:rPr>
        <w:t xml:space="preserve">,” </w:t>
      </w:r>
      <w:r w:rsidRPr="00C643FE">
        <w:rPr>
          <w:rFonts w:cs="Times New Roman"/>
          <w:i/>
          <w:szCs w:val="24"/>
        </w:rPr>
        <w:t>International Journal of Science Education</w:t>
      </w:r>
      <w:r>
        <w:rPr>
          <w:rFonts w:cs="Times New Roman"/>
          <w:szCs w:val="24"/>
        </w:rPr>
        <w:t>, 18(8), 955-968.</w:t>
      </w:r>
      <w:proofErr w:type="gramEnd"/>
    </w:p>
    <w:p w14:paraId="5F27E2B8" w14:textId="77777777" w:rsidR="00945003" w:rsidRDefault="00945003">
      <w:pPr>
        <w:spacing w:after="0" w:line="240" w:lineRule="auto"/>
        <w:contextualSpacing/>
        <w:rPr>
          <w:rFonts w:cs="Times New Roman"/>
          <w:szCs w:val="24"/>
        </w:rPr>
      </w:pPr>
    </w:p>
    <w:p w14:paraId="183187A9" w14:textId="77777777" w:rsidR="00E65500" w:rsidRDefault="00E65500">
      <w:pPr>
        <w:spacing w:after="0" w:line="240" w:lineRule="auto"/>
        <w:contextualSpacing/>
        <w:rPr>
          <w:rFonts w:cs="Verdana"/>
          <w:szCs w:val="26"/>
        </w:rPr>
      </w:pPr>
      <w:proofErr w:type="spellStart"/>
      <w:proofErr w:type="gramStart"/>
      <w:r>
        <w:rPr>
          <w:rFonts w:cs="Times New Roman"/>
          <w:szCs w:val="24"/>
        </w:rPr>
        <w:t>Makar</w:t>
      </w:r>
      <w:proofErr w:type="spellEnd"/>
      <w:r>
        <w:rPr>
          <w:rFonts w:cs="Times New Roman"/>
          <w:szCs w:val="24"/>
        </w:rPr>
        <w:t xml:space="preserve">, K., </w:t>
      </w:r>
      <w:proofErr w:type="spellStart"/>
      <w:r>
        <w:rPr>
          <w:rFonts w:cs="Times New Roman"/>
          <w:szCs w:val="24"/>
        </w:rPr>
        <w:t>Confrey</w:t>
      </w:r>
      <w:proofErr w:type="spellEnd"/>
      <w:r>
        <w:rPr>
          <w:rFonts w:cs="Times New Roman"/>
          <w:szCs w:val="24"/>
        </w:rPr>
        <w:t>, J. (2005).</w:t>
      </w:r>
      <w:proofErr w:type="gramEnd"/>
      <w:r>
        <w:rPr>
          <w:rFonts w:cs="Times New Roman"/>
          <w:szCs w:val="24"/>
        </w:rPr>
        <w:t xml:space="preserve"> “Variation-talk: Articulating meaning in statistics,” </w:t>
      </w:r>
      <w:r w:rsidRPr="00A07EFC">
        <w:rPr>
          <w:rFonts w:cs="Verdana"/>
          <w:i/>
          <w:iCs/>
          <w:szCs w:val="26"/>
        </w:rPr>
        <w:t xml:space="preserve">Statistics Education Research Journal, </w:t>
      </w:r>
      <w:r>
        <w:rPr>
          <w:rFonts w:cs="Verdana"/>
          <w:iCs/>
          <w:szCs w:val="26"/>
        </w:rPr>
        <w:t>4</w:t>
      </w:r>
      <w:r>
        <w:rPr>
          <w:rFonts w:cs="Verdana"/>
          <w:szCs w:val="26"/>
        </w:rPr>
        <w:t>(1</w:t>
      </w:r>
      <w:r w:rsidRPr="00A80710">
        <w:rPr>
          <w:rFonts w:cs="Verdana"/>
          <w:szCs w:val="26"/>
        </w:rPr>
        <w:t>)</w:t>
      </w:r>
      <w:r w:rsidRPr="00A07EFC">
        <w:rPr>
          <w:rFonts w:cs="Verdana"/>
          <w:szCs w:val="26"/>
        </w:rPr>
        <w:t xml:space="preserve">, </w:t>
      </w:r>
      <w:r>
        <w:rPr>
          <w:rFonts w:cs="Verdana"/>
          <w:szCs w:val="26"/>
        </w:rPr>
        <w:t>27-54</w:t>
      </w:r>
      <w:r w:rsidRPr="00A07EFC">
        <w:rPr>
          <w:rFonts w:cs="Verdana"/>
          <w:szCs w:val="26"/>
        </w:rPr>
        <w:t>.</w:t>
      </w:r>
    </w:p>
    <w:p w14:paraId="3F2E1791" w14:textId="77777777" w:rsidR="00E65500" w:rsidRDefault="00E65500">
      <w:pPr>
        <w:spacing w:after="0" w:line="240" w:lineRule="auto"/>
        <w:contextualSpacing/>
        <w:rPr>
          <w:rFonts w:cs="Times New Roman"/>
          <w:szCs w:val="24"/>
        </w:rPr>
      </w:pPr>
    </w:p>
    <w:p w14:paraId="664ADFDA" w14:textId="77777777" w:rsidR="00945003" w:rsidRDefault="00945003">
      <w:pPr>
        <w:spacing w:after="0" w:line="240" w:lineRule="auto"/>
        <w:contextualSpacing/>
        <w:rPr>
          <w:rFonts w:cs="Times New Roman"/>
          <w:szCs w:val="24"/>
        </w:rPr>
      </w:pPr>
      <w:r>
        <w:rPr>
          <w:rFonts w:cs="Times New Roman"/>
          <w:szCs w:val="24"/>
        </w:rPr>
        <w:t xml:space="preserve">Moore, D. (1990), “Uncertainty,” In L. Steen (Ed.), </w:t>
      </w:r>
      <w:proofErr w:type="gramStart"/>
      <w:r w:rsidRPr="00945003">
        <w:rPr>
          <w:rFonts w:cs="Times New Roman"/>
          <w:i/>
          <w:szCs w:val="24"/>
        </w:rPr>
        <w:t>On</w:t>
      </w:r>
      <w:proofErr w:type="gramEnd"/>
      <w:r w:rsidRPr="00945003">
        <w:rPr>
          <w:rFonts w:cs="Times New Roman"/>
          <w:i/>
          <w:szCs w:val="24"/>
        </w:rPr>
        <w:t xml:space="preserve"> the shoulders of giants: New approaches to numeracy</w:t>
      </w:r>
      <w:r>
        <w:rPr>
          <w:rFonts w:cs="Times New Roman"/>
          <w:szCs w:val="24"/>
        </w:rPr>
        <w:t xml:space="preserve">, (pp. 95-137), Washington, D.C.: National Academic Press.  </w:t>
      </w:r>
    </w:p>
    <w:p w14:paraId="617AA7A7" w14:textId="77777777" w:rsidR="000F16E7" w:rsidRDefault="000F16E7">
      <w:pPr>
        <w:spacing w:after="0" w:line="240" w:lineRule="auto"/>
        <w:contextualSpacing/>
        <w:rPr>
          <w:rFonts w:cs="Times New Roman"/>
          <w:szCs w:val="24"/>
        </w:rPr>
      </w:pPr>
    </w:p>
    <w:p w14:paraId="397E9C5E" w14:textId="77777777" w:rsidR="000F16E7" w:rsidRDefault="00F86548">
      <w:pPr>
        <w:tabs>
          <w:tab w:val="left" w:pos="540"/>
        </w:tabs>
        <w:spacing w:after="0" w:line="240" w:lineRule="auto"/>
        <w:contextualSpacing/>
        <w:rPr>
          <w:rFonts w:eastAsia="+mn-ea" w:cs="Times New Roman"/>
          <w:color w:val="000000" w:themeColor="text1"/>
          <w:kern w:val="24"/>
          <w:szCs w:val="24"/>
        </w:rPr>
      </w:pPr>
      <w:r>
        <w:rPr>
          <w:rFonts w:eastAsia="+mn-ea" w:cs="Times New Roman"/>
          <w:color w:val="000000" w:themeColor="text1"/>
          <w:kern w:val="24"/>
          <w:szCs w:val="24"/>
        </w:rPr>
        <w:t>Pacer, R.A.</w:t>
      </w:r>
      <w:r w:rsidR="000B2D55">
        <w:rPr>
          <w:rFonts w:eastAsia="+mn-ea" w:cs="Times New Roman"/>
          <w:color w:val="000000" w:themeColor="text1"/>
          <w:kern w:val="24"/>
          <w:szCs w:val="24"/>
        </w:rPr>
        <w:t xml:space="preserve"> </w:t>
      </w:r>
      <w:r>
        <w:rPr>
          <w:rFonts w:eastAsia="+mn-ea" w:cs="Times New Roman"/>
          <w:color w:val="000000" w:themeColor="text1"/>
          <w:kern w:val="24"/>
          <w:szCs w:val="24"/>
        </w:rPr>
        <w:t>(2000)</w:t>
      </w:r>
      <w:r w:rsidR="00B56A01">
        <w:rPr>
          <w:rFonts w:eastAsia="+mn-ea" w:cs="Times New Roman"/>
          <w:color w:val="000000" w:themeColor="text1"/>
          <w:kern w:val="24"/>
          <w:szCs w:val="24"/>
        </w:rPr>
        <w:t>,</w:t>
      </w:r>
      <w:r>
        <w:rPr>
          <w:rFonts w:eastAsia="+mn-ea" w:cs="Times New Roman"/>
          <w:color w:val="000000" w:themeColor="text1"/>
          <w:kern w:val="24"/>
          <w:szCs w:val="24"/>
        </w:rPr>
        <w:t xml:space="preserve"> “How Can an Instructor Best Introduce the Topic of Significant Figures to Students Unfamiliar with the Concept?” </w:t>
      </w:r>
      <w:r w:rsidRPr="00132017">
        <w:rPr>
          <w:rFonts w:eastAsia="+mn-ea" w:cs="Times New Roman"/>
          <w:i/>
          <w:color w:val="000000" w:themeColor="text1"/>
          <w:kern w:val="24"/>
          <w:szCs w:val="24"/>
        </w:rPr>
        <w:t>Journal of Chemical Education</w:t>
      </w:r>
      <w:r>
        <w:rPr>
          <w:rFonts w:eastAsia="+mn-ea" w:cs="Times New Roman"/>
          <w:color w:val="000000" w:themeColor="text1"/>
          <w:kern w:val="24"/>
          <w:szCs w:val="24"/>
        </w:rPr>
        <w:t xml:space="preserve">, 77, 1435-1438. </w:t>
      </w:r>
    </w:p>
    <w:p w14:paraId="49418ECD" w14:textId="77777777" w:rsidR="00BF67DE" w:rsidRDefault="00BF67DE">
      <w:pPr>
        <w:tabs>
          <w:tab w:val="left" w:pos="540"/>
        </w:tabs>
        <w:spacing w:after="0" w:line="240" w:lineRule="auto"/>
        <w:contextualSpacing/>
        <w:rPr>
          <w:rFonts w:eastAsia="+mn-ea" w:cs="Times New Roman"/>
          <w:color w:val="000000" w:themeColor="text1"/>
          <w:kern w:val="24"/>
          <w:szCs w:val="24"/>
        </w:rPr>
      </w:pPr>
    </w:p>
    <w:p w14:paraId="73102157" w14:textId="77777777" w:rsidR="00BF67DE" w:rsidRDefault="00BF67DE" w:rsidP="00BF67DE">
      <w:pPr>
        <w:tabs>
          <w:tab w:val="left" w:pos="540"/>
        </w:tabs>
        <w:spacing w:after="0" w:line="240" w:lineRule="auto"/>
        <w:contextualSpacing/>
        <w:rPr>
          <w:rFonts w:cs="Times New Roman"/>
          <w:color w:val="000000" w:themeColor="text1"/>
          <w:szCs w:val="24"/>
        </w:rPr>
      </w:pPr>
      <w:r>
        <w:rPr>
          <w:rFonts w:eastAsia="+mn-ea" w:cs="Times New Roman"/>
          <w:color w:val="000000" w:themeColor="text1"/>
          <w:kern w:val="24"/>
          <w:szCs w:val="24"/>
        </w:rPr>
        <w:t xml:space="preserve">Peters, S. (2011). </w:t>
      </w:r>
      <w:proofErr w:type="gramStart"/>
      <w:r>
        <w:rPr>
          <w:rFonts w:eastAsia="+mn-ea" w:cs="Times New Roman"/>
          <w:color w:val="000000" w:themeColor="text1"/>
          <w:kern w:val="24"/>
          <w:szCs w:val="24"/>
        </w:rPr>
        <w:t xml:space="preserve">“Robust understanding of statistical variation,” </w:t>
      </w:r>
      <w:r w:rsidRPr="00D20DBE">
        <w:rPr>
          <w:rFonts w:cs="Times New Roman"/>
          <w:i/>
          <w:color w:val="000000" w:themeColor="text1"/>
          <w:szCs w:val="24"/>
        </w:rPr>
        <w:t>Statistics Education Research Journal</w:t>
      </w:r>
      <w:r>
        <w:rPr>
          <w:rFonts w:cs="Times New Roman"/>
          <w:color w:val="000000" w:themeColor="text1"/>
          <w:szCs w:val="24"/>
        </w:rPr>
        <w:t>, 10(1), 52-88.</w:t>
      </w:r>
      <w:proofErr w:type="gramEnd"/>
    </w:p>
    <w:p w14:paraId="4CDC02C3" w14:textId="77777777" w:rsidR="000F16E7" w:rsidRDefault="000F16E7">
      <w:pPr>
        <w:tabs>
          <w:tab w:val="left" w:pos="540"/>
        </w:tabs>
        <w:spacing w:after="0" w:line="240" w:lineRule="auto"/>
        <w:contextualSpacing/>
        <w:rPr>
          <w:rFonts w:eastAsia="+mn-ea" w:cs="Times New Roman"/>
          <w:color w:val="000000" w:themeColor="text1"/>
          <w:kern w:val="24"/>
          <w:szCs w:val="24"/>
        </w:rPr>
      </w:pPr>
    </w:p>
    <w:p w14:paraId="2F62CBEE" w14:textId="77777777" w:rsidR="000F16E7" w:rsidRDefault="00F5646D">
      <w:pPr>
        <w:tabs>
          <w:tab w:val="left" w:pos="540"/>
        </w:tabs>
        <w:spacing w:after="0" w:line="240" w:lineRule="auto"/>
        <w:contextualSpacing/>
        <w:rPr>
          <w:rFonts w:eastAsia="+mn-ea" w:cs="Times New Roman"/>
          <w:color w:val="000000" w:themeColor="text1"/>
          <w:kern w:val="24"/>
          <w:szCs w:val="24"/>
        </w:rPr>
      </w:pPr>
      <w:proofErr w:type="spellStart"/>
      <w:r w:rsidRPr="00F5646D">
        <w:rPr>
          <w:rFonts w:eastAsia="+mn-ea" w:cs="Times New Roman"/>
          <w:color w:val="000000" w:themeColor="text1"/>
          <w:kern w:val="24"/>
          <w:szCs w:val="24"/>
        </w:rPr>
        <w:t>Pillay</w:t>
      </w:r>
      <w:proofErr w:type="spellEnd"/>
      <w:r w:rsidRPr="00F5646D">
        <w:rPr>
          <w:rFonts w:eastAsia="+mn-ea" w:cs="Times New Roman"/>
          <w:color w:val="000000" w:themeColor="text1"/>
          <w:kern w:val="24"/>
          <w:szCs w:val="24"/>
        </w:rPr>
        <w:t xml:space="preserve">, S., </w:t>
      </w:r>
      <w:proofErr w:type="spellStart"/>
      <w:r w:rsidRPr="00F5646D">
        <w:rPr>
          <w:rFonts w:eastAsia="+mn-ea" w:cs="Times New Roman"/>
          <w:color w:val="000000" w:themeColor="text1"/>
          <w:kern w:val="24"/>
          <w:szCs w:val="24"/>
        </w:rPr>
        <w:t>Buffler</w:t>
      </w:r>
      <w:proofErr w:type="spellEnd"/>
      <w:r w:rsidRPr="00F5646D">
        <w:rPr>
          <w:rFonts w:eastAsia="+mn-ea" w:cs="Times New Roman"/>
          <w:color w:val="000000" w:themeColor="text1"/>
          <w:kern w:val="24"/>
          <w:szCs w:val="24"/>
        </w:rPr>
        <w:t>, A.,</w:t>
      </w:r>
      <w:r>
        <w:rPr>
          <w:rFonts w:eastAsia="+mn-ea" w:cs="Times New Roman"/>
          <w:color w:val="000000" w:themeColor="text1"/>
          <w:kern w:val="24"/>
          <w:szCs w:val="24"/>
        </w:rPr>
        <w:t xml:space="preserve"> </w:t>
      </w:r>
      <w:proofErr w:type="spellStart"/>
      <w:r>
        <w:rPr>
          <w:rFonts w:eastAsia="+mn-ea" w:cs="Times New Roman"/>
          <w:color w:val="000000" w:themeColor="text1"/>
          <w:kern w:val="24"/>
          <w:szCs w:val="24"/>
        </w:rPr>
        <w:t>Lubben</w:t>
      </w:r>
      <w:proofErr w:type="spellEnd"/>
      <w:r>
        <w:rPr>
          <w:rFonts w:eastAsia="+mn-ea" w:cs="Times New Roman"/>
          <w:color w:val="000000" w:themeColor="text1"/>
          <w:kern w:val="24"/>
          <w:szCs w:val="24"/>
        </w:rPr>
        <w:t>, F., Allie, S. (2008)</w:t>
      </w:r>
      <w:r w:rsidR="00B12DDB">
        <w:rPr>
          <w:rFonts w:eastAsia="+mn-ea" w:cs="Times New Roman"/>
          <w:color w:val="000000" w:themeColor="text1"/>
          <w:kern w:val="24"/>
          <w:szCs w:val="24"/>
        </w:rPr>
        <w:t>,</w:t>
      </w:r>
      <w:r>
        <w:rPr>
          <w:rFonts w:eastAsia="+mn-ea" w:cs="Times New Roman"/>
          <w:color w:val="000000" w:themeColor="text1"/>
          <w:kern w:val="24"/>
          <w:szCs w:val="24"/>
        </w:rPr>
        <w:t xml:space="preserve"> “</w:t>
      </w:r>
      <w:r w:rsidRPr="00F5646D">
        <w:rPr>
          <w:rFonts w:eastAsia="+mn-ea" w:cs="Times New Roman"/>
          <w:color w:val="000000" w:themeColor="text1"/>
          <w:kern w:val="24"/>
          <w:szCs w:val="24"/>
        </w:rPr>
        <w:t>Effectiveness of a GUM-compliant course for teaching measurement in the i</w:t>
      </w:r>
      <w:r w:rsidR="00B12DDB">
        <w:rPr>
          <w:rFonts w:eastAsia="+mn-ea" w:cs="Times New Roman"/>
          <w:color w:val="000000" w:themeColor="text1"/>
          <w:kern w:val="24"/>
          <w:szCs w:val="24"/>
        </w:rPr>
        <w:t>ntroductory physics laboratory,”</w:t>
      </w:r>
      <w:r w:rsidRPr="00F5646D">
        <w:rPr>
          <w:rFonts w:eastAsia="+mn-ea" w:cs="Times New Roman"/>
          <w:color w:val="000000" w:themeColor="text1"/>
          <w:kern w:val="24"/>
          <w:szCs w:val="24"/>
        </w:rPr>
        <w:t xml:space="preserve"> </w:t>
      </w:r>
      <w:r w:rsidRPr="00132017">
        <w:rPr>
          <w:rFonts w:eastAsia="+mn-ea" w:cs="Times New Roman"/>
          <w:i/>
          <w:iCs/>
          <w:color w:val="000000" w:themeColor="text1"/>
          <w:kern w:val="24"/>
          <w:szCs w:val="24"/>
        </w:rPr>
        <w:t>European Journal of Physics</w:t>
      </w:r>
      <w:r w:rsidRPr="00F5646D">
        <w:rPr>
          <w:rFonts w:eastAsia="+mn-ea" w:cs="Times New Roman"/>
          <w:color w:val="000000" w:themeColor="text1"/>
          <w:kern w:val="24"/>
          <w:szCs w:val="24"/>
        </w:rPr>
        <w:t>,</w:t>
      </w:r>
      <w:r w:rsidRPr="00F5646D">
        <w:rPr>
          <w:rFonts w:eastAsia="+mn-ea" w:cs="Times New Roman"/>
          <w:i/>
          <w:color w:val="000000" w:themeColor="text1"/>
          <w:kern w:val="24"/>
          <w:szCs w:val="24"/>
        </w:rPr>
        <w:t xml:space="preserve"> </w:t>
      </w:r>
      <w:r w:rsidRPr="00F5646D">
        <w:rPr>
          <w:rFonts w:eastAsia="+mn-ea" w:cs="Times New Roman"/>
          <w:color w:val="000000" w:themeColor="text1"/>
          <w:kern w:val="24"/>
          <w:szCs w:val="24"/>
        </w:rPr>
        <w:t>29, 647-659.</w:t>
      </w:r>
    </w:p>
    <w:p w14:paraId="7C36422C" w14:textId="77777777" w:rsidR="000F16E7" w:rsidRDefault="000F16E7">
      <w:pPr>
        <w:tabs>
          <w:tab w:val="left" w:pos="540"/>
        </w:tabs>
        <w:spacing w:after="0" w:line="240" w:lineRule="auto"/>
        <w:contextualSpacing/>
        <w:rPr>
          <w:color w:val="000000" w:themeColor="text1"/>
          <w:kern w:val="24"/>
        </w:rPr>
      </w:pPr>
    </w:p>
    <w:p w14:paraId="48959496" w14:textId="77777777" w:rsidR="000F16E7" w:rsidRDefault="006C18DF">
      <w:pPr>
        <w:tabs>
          <w:tab w:val="left" w:pos="540"/>
        </w:tabs>
        <w:spacing w:after="0" w:line="240" w:lineRule="auto"/>
        <w:contextualSpacing/>
        <w:rPr>
          <w:rFonts w:eastAsia="+mn-ea" w:cs="Times New Roman"/>
          <w:color w:val="000000" w:themeColor="text1"/>
          <w:kern w:val="24"/>
          <w:szCs w:val="24"/>
        </w:rPr>
      </w:pPr>
      <w:proofErr w:type="spellStart"/>
      <w:proofErr w:type="gramStart"/>
      <w:r>
        <w:rPr>
          <w:rFonts w:eastAsia="+mn-ea" w:cs="Times New Roman"/>
          <w:color w:val="000000" w:themeColor="text1"/>
          <w:kern w:val="24"/>
          <w:szCs w:val="24"/>
        </w:rPr>
        <w:t>Prilliman</w:t>
      </w:r>
      <w:proofErr w:type="spellEnd"/>
      <w:r>
        <w:rPr>
          <w:rFonts w:eastAsia="+mn-ea" w:cs="Times New Roman"/>
          <w:color w:val="000000" w:themeColor="text1"/>
          <w:kern w:val="24"/>
          <w:szCs w:val="24"/>
        </w:rPr>
        <w:t>, S.G. (2012)</w:t>
      </w:r>
      <w:r w:rsidR="00B56A01">
        <w:rPr>
          <w:rFonts w:eastAsia="+mn-ea" w:cs="Times New Roman"/>
          <w:color w:val="000000" w:themeColor="text1"/>
          <w:kern w:val="24"/>
          <w:szCs w:val="24"/>
        </w:rPr>
        <w:t>,</w:t>
      </w:r>
      <w:r w:rsidR="00B160A6">
        <w:rPr>
          <w:rFonts w:eastAsia="+mn-ea" w:cs="Times New Roman"/>
          <w:color w:val="000000" w:themeColor="text1"/>
          <w:kern w:val="24"/>
          <w:szCs w:val="24"/>
        </w:rPr>
        <w:t xml:space="preserve"> “An i</w:t>
      </w:r>
      <w:r>
        <w:rPr>
          <w:rFonts w:eastAsia="+mn-ea" w:cs="Times New Roman"/>
          <w:color w:val="000000" w:themeColor="text1"/>
          <w:kern w:val="24"/>
          <w:szCs w:val="24"/>
        </w:rPr>
        <w:t>nquiry-</w:t>
      </w:r>
      <w:r w:rsidR="00B160A6">
        <w:rPr>
          <w:rFonts w:eastAsia="+mn-ea" w:cs="Times New Roman"/>
          <w:color w:val="000000" w:themeColor="text1"/>
          <w:kern w:val="24"/>
          <w:szCs w:val="24"/>
        </w:rPr>
        <w:t>b</w:t>
      </w:r>
      <w:r>
        <w:rPr>
          <w:rFonts w:eastAsia="+mn-ea" w:cs="Times New Roman"/>
          <w:color w:val="000000" w:themeColor="text1"/>
          <w:kern w:val="24"/>
          <w:szCs w:val="24"/>
        </w:rPr>
        <w:t xml:space="preserve">ased </w:t>
      </w:r>
      <w:r w:rsidR="00B160A6">
        <w:rPr>
          <w:rFonts w:eastAsia="+mn-ea" w:cs="Times New Roman"/>
          <w:color w:val="000000" w:themeColor="text1"/>
          <w:kern w:val="24"/>
          <w:szCs w:val="24"/>
        </w:rPr>
        <w:t>d</w:t>
      </w:r>
      <w:r>
        <w:rPr>
          <w:rFonts w:eastAsia="+mn-ea" w:cs="Times New Roman"/>
          <w:color w:val="000000" w:themeColor="text1"/>
          <w:kern w:val="24"/>
          <w:szCs w:val="24"/>
        </w:rPr>
        <w:t xml:space="preserve">ensity </w:t>
      </w:r>
      <w:r w:rsidR="00B160A6">
        <w:rPr>
          <w:rFonts w:eastAsia="+mn-ea" w:cs="Times New Roman"/>
          <w:color w:val="000000" w:themeColor="text1"/>
          <w:kern w:val="24"/>
          <w:szCs w:val="24"/>
        </w:rPr>
        <w:t>l</w:t>
      </w:r>
      <w:r>
        <w:rPr>
          <w:rFonts w:eastAsia="+mn-ea" w:cs="Times New Roman"/>
          <w:color w:val="000000" w:themeColor="text1"/>
          <w:kern w:val="24"/>
          <w:szCs w:val="24"/>
        </w:rPr>
        <w:t xml:space="preserve">aboratory for </w:t>
      </w:r>
      <w:r w:rsidR="00B160A6">
        <w:rPr>
          <w:rFonts w:eastAsia="+mn-ea" w:cs="Times New Roman"/>
          <w:color w:val="000000" w:themeColor="text1"/>
          <w:kern w:val="24"/>
          <w:szCs w:val="24"/>
        </w:rPr>
        <w:t>t</w:t>
      </w:r>
      <w:r>
        <w:rPr>
          <w:rFonts w:eastAsia="+mn-ea" w:cs="Times New Roman"/>
          <w:color w:val="000000" w:themeColor="text1"/>
          <w:kern w:val="24"/>
          <w:szCs w:val="24"/>
        </w:rPr>
        <w:t xml:space="preserve">eaching </w:t>
      </w:r>
      <w:r w:rsidR="00B160A6">
        <w:rPr>
          <w:rFonts w:eastAsia="+mn-ea" w:cs="Times New Roman"/>
          <w:color w:val="000000" w:themeColor="text1"/>
          <w:kern w:val="24"/>
          <w:szCs w:val="24"/>
        </w:rPr>
        <w:t>e</w:t>
      </w:r>
      <w:r>
        <w:rPr>
          <w:rFonts w:eastAsia="+mn-ea" w:cs="Times New Roman"/>
          <w:color w:val="000000" w:themeColor="text1"/>
          <w:kern w:val="24"/>
          <w:szCs w:val="24"/>
        </w:rPr>
        <w:t xml:space="preserve">xperimental </w:t>
      </w:r>
      <w:r w:rsidR="00B160A6">
        <w:rPr>
          <w:rFonts w:eastAsia="+mn-ea" w:cs="Times New Roman"/>
          <w:color w:val="000000" w:themeColor="text1"/>
          <w:kern w:val="24"/>
          <w:szCs w:val="24"/>
        </w:rPr>
        <w:t>e</w:t>
      </w:r>
      <w:r>
        <w:rPr>
          <w:rFonts w:eastAsia="+mn-ea" w:cs="Times New Roman"/>
          <w:color w:val="000000" w:themeColor="text1"/>
          <w:kern w:val="24"/>
          <w:szCs w:val="24"/>
        </w:rPr>
        <w:t xml:space="preserve">rror,” </w:t>
      </w:r>
      <w:r w:rsidRPr="00132017">
        <w:rPr>
          <w:rFonts w:eastAsia="+mn-ea" w:cs="Times New Roman"/>
          <w:i/>
          <w:color w:val="000000" w:themeColor="text1"/>
          <w:kern w:val="24"/>
          <w:szCs w:val="24"/>
        </w:rPr>
        <w:t>Journal of Chemical Education</w:t>
      </w:r>
      <w:r>
        <w:rPr>
          <w:rFonts w:eastAsia="+mn-ea" w:cs="Times New Roman"/>
          <w:color w:val="000000" w:themeColor="text1"/>
          <w:kern w:val="24"/>
          <w:szCs w:val="24"/>
        </w:rPr>
        <w:t>,</w:t>
      </w:r>
      <w:r w:rsidR="00D20DBE">
        <w:rPr>
          <w:rFonts w:eastAsia="+mn-ea" w:cs="Times New Roman"/>
          <w:color w:val="000000" w:themeColor="text1"/>
          <w:kern w:val="24"/>
          <w:szCs w:val="24"/>
        </w:rPr>
        <w:t xml:space="preserve"> 89(10),</w:t>
      </w:r>
      <w:r w:rsidR="002851CF">
        <w:rPr>
          <w:rFonts w:eastAsia="+mn-ea" w:cs="Times New Roman"/>
          <w:color w:val="000000" w:themeColor="text1"/>
          <w:kern w:val="24"/>
          <w:szCs w:val="24"/>
        </w:rPr>
        <w:t xml:space="preserve"> 1305-1307</w:t>
      </w:r>
      <w:r>
        <w:rPr>
          <w:rFonts w:eastAsia="+mn-ea" w:cs="Times New Roman"/>
          <w:color w:val="000000" w:themeColor="text1"/>
          <w:kern w:val="24"/>
          <w:szCs w:val="24"/>
        </w:rPr>
        <w:t>.</w:t>
      </w:r>
      <w:proofErr w:type="gramEnd"/>
    </w:p>
    <w:p w14:paraId="2D72090C" w14:textId="77777777" w:rsidR="00D20DBE" w:rsidRDefault="00D20DBE">
      <w:pPr>
        <w:tabs>
          <w:tab w:val="left" w:pos="540"/>
        </w:tabs>
        <w:spacing w:after="0" w:line="240" w:lineRule="auto"/>
        <w:contextualSpacing/>
        <w:rPr>
          <w:rFonts w:cs="Times New Roman"/>
          <w:color w:val="000000" w:themeColor="text1"/>
          <w:szCs w:val="24"/>
        </w:rPr>
      </w:pPr>
    </w:p>
    <w:p w14:paraId="0AD1E0F0" w14:textId="77777777" w:rsidR="00D20DBE" w:rsidRDefault="00D20DBE">
      <w:pPr>
        <w:tabs>
          <w:tab w:val="left" w:pos="540"/>
        </w:tabs>
        <w:spacing w:after="0" w:line="240" w:lineRule="auto"/>
        <w:contextualSpacing/>
        <w:rPr>
          <w:rFonts w:cs="Times New Roman"/>
          <w:color w:val="000000" w:themeColor="text1"/>
          <w:szCs w:val="24"/>
        </w:rPr>
      </w:pPr>
      <w:proofErr w:type="gramStart"/>
      <w:r>
        <w:rPr>
          <w:rFonts w:cs="Times New Roman"/>
          <w:color w:val="000000" w:themeColor="text1"/>
          <w:szCs w:val="24"/>
        </w:rPr>
        <w:t xml:space="preserve">Reading, C. (2004), “Student description of variation while working with weather data,” </w:t>
      </w:r>
      <w:r w:rsidRPr="00D20DBE">
        <w:rPr>
          <w:rFonts w:cs="Times New Roman"/>
          <w:i/>
          <w:color w:val="000000" w:themeColor="text1"/>
          <w:szCs w:val="24"/>
        </w:rPr>
        <w:t>Statistics Education Research Journal</w:t>
      </w:r>
      <w:r>
        <w:rPr>
          <w:rFonts w:cs="Times New Roman"/>
          <w:color w:val="000000" w:themeColor="text1"/>
          <w:szCs w:val="24"/>
        </w:rPr>
        <w:t>, 3(2), 84-105.</w:t>
      </w:r>
      <w:proofErr w:type="gramEnd"/>
    </w:p>
    <w:p w14:paraId="30AF06EB" w14:textId="77777777" w:rsidR="000F16E7" w:rsidRDefault="000F16E7">
      <w:pPr>
        <w:tabs>
          <w:tab w:val="left" w:pos="540"/>
        </w:tabs>
        <w:spacing w:after="0" w:line="240" w:lineRule="auto"/>
        <w:contextualSpacing/>
        <w:rPr>
          <w:rFonts w:cs="Times New Roman"/>
          <w:color w:val="000000" w:themeColor="text1"/>
          <w:szCs w:val="24"/>
        </w:rPr>
      </w:pPr>
    </w:p>
    <w:p w14:paraId="45A933E5" w14:textId="77777777" w:rsidR="00C56D36" w:rsidRDefault="00C56D36">
      <w:pPr>
        <w:tabs>
          <w:tab w:val="left" w:pos="540"/>
        </w:tabs>
        <w:spacing w:after="0" w:line="240" w:lineRule="auto"/>
        <w:contextualSpacing/>
        <w:rPr>
          <w:rFonts w:cs="Times New Roman"/>
          <w:color w:val="000000" w:themeColor="text1"/>
          <w:szCs w:val="24"/>
        </w:rPr>
      </w:pPr>
      <w:r>
        <w:rPr>
          <w:rFonts w:cs="Times New Roman"/>
          <w:color w:val="000000" w:themeColor="text1"/>
          <w:szCs w:val="24"/>
        </w:rPr>
        <w:t xml:space="preserve">Reading, C., Shaughnessy, M. (2004), “Reasoning about Variation,” In D. Ben-Zvi and J. Garfield (Eds.), </w:t>
      </w:r>
      <w:r w:rsidRPr="00C56D36">
        <w:rPr>
          <w:rFonts w:cs="Times New Roman"/>
          <w:i/>
          <w:color w:val="000000" w:themeColor="text1"/>
          <w:szCs w:val="24"/>
        </w:rPr>
        <w:t>The challenge of developing statistical literacy, reasoning and thinking</w:t>
      </w:r>
      <w:r>
        <w:rPr>
          <w:rFonts w:cs="Times New Roman"/>
          <w:color w:val="000000" w:themeColor="text1"/>
          <w:szCs w:val="24"/>
        </w:rPr>
        <w:t>, (pp. 201-226), Dordrecht, The Netherlands: Kluwer Academic Publishers.</w:t>
      </w:r>
    </w:p>
    <w:p w14:paraId="0738BFD2" w14:textId="77777777" w:rsidR="00B160A6" w:rsidRDefault="00B160A6">
      <w:pPr>
        <w:tabs>
          <w:tab w:val="left" w:pos="540"/>
        </w:tabs>
        <w:spacing w:after="0" w:line="240" w:lineRule="auto"/>
        <w:contextualSpacing/>
        <w:rPr>
          <w:rFonts w:cs="Times New Roman"/>
          <w:color w:val="000000" w:themeColor="text1"/>
          <w:szCs w:val="24"/>
        </w:rPr>
      </w:pPr>
    </w:p>
    <w:p w14:paraId="272396C9" w14:textId="77777777" w:rsidR="00B477CD" w:rsidRDefault="00B160A6" w:rsidP="00B477CD">
      <w:pPr>
        <w:tabs>
          <w:tab w:val="left" w:pos="540"/>
        </w:tabs>
        <w:spacing w:after="0" w:line="240" w:lineRule="auto"/>
        <w:contextualSpacing/>
        <w:rPr>
          <w:rFonts w:cs="Times New Roman"/>
          <w:color w:val="000000" w:themeColor="text1"/>
          <w:szCs w:val="24"/>
        </w:rPr>
      </w:pPr>
      <w:r>
        <w:rPr>
          <w:rFonts w:cs="Times New Roman"/>
          <w:color w:val="000000" w:themeColor="text1"/>
          <w:szCs w:val="24"/>
        </w:rPr>
        <w:t xml:space="preserve">Reid, J., Reading, C. (2008), “Measuring the development </w:t>
      </w:r>
      <w:r w:rsidR="00B477CD">
        <w:rPr>
          <w:rFonts w:cs="Times New Roman"/>
          <w:color w:val="000000" w:themeColor="text1"/>
          <w:szCs w:val="24"/>
        </w:rPr>
        <w:t>of students’ consideration of variation,</w:t>
      </w:r>
      <w:r>
        <w:rPr>
          <w:rFonts w:cs="Times New Roman"/>
          <w:color w:val="000000" w:themeColor="text1"/>
          <w:szCs w:val="24"/>
        </w:rPr>
        <w:t>”</w:t>
      </w:r>
      <w:r w:rsidR="00B477CD">
        <w:rPr>
          <w:rFonts w:cs="Times New Roman"/>
          <w:color w:val="000000" w:themeColor="text1"/>
          <w:szCs w:val="24"/>
        </w:rPr>
        <w:t xml:space="preserve"> </w:t>
      </w:r>
      <w:r w:rsidR="00B477CD" w:rsidRPr="00D20DBE">
        <w:rPr>
          <w:rFonts w:cs="Times New Roman"/>
          <w:i/>
          <w:color w:val="000000" w:themeColor="text1"/>
          <w:szCs w:val="24"/>
        </w:rPr>
        <w:t>Statistics Education Research Journal</w:t>
      </w:r>
      <w:r w:rsidR="00B477CD">
        <w:rPr>
          <w:rFonts w:cs="Times New Roman"/>
          <w:color w:val="000000" w:themeColor="text1"/>
          <w:szCs w:val="24"/>
        </w:rPr>
        <w:t>, 7(1), 40-59.</w:t>
      </w:r>
    </w:p>
    <w:p w14:paraId="1B5C590A" w14:textId="77777777" w:rsidR="008D3F53" w:rsidRDefault="00B160A6">
      <w:pPr>
        <w:tabs>
          <w:tab w:val="left" w:pos="540"/>
        </w:tabs>
        <w:spacing w:after="0" w:line="240" w:lineRule="auto"/>
        <w:contextualSpacing/>
        <w:rPr>
          <w:rFonts w:cs="Times New Roman"/>
          <w:color w:val="000000" w:themeColor="text1"/>
          <w:szCs w:val="24"/>
        </w:rPr>
      </w:pPr>
      <w:r>
        <w:rPr>
          <w:rFonts w:cs="Times New Roman"/>
          <w:color w:val="000000" w:themeColor="text1"/>
          <w:szCs w:val="24"/>
        </w:rPr>
        <w:t xml:space="preserve"> </w:t>
      </w:r>
      <w:r w:rsidR="00C56D36">
        <w:rPr>
          <w:rFonts w:cs="Times New Roman"/>
          <w:color w:val="000000" w:themeColor="text1"/>
          <w:szCs w:val="24"/>
        </w:rPr>
        <w:t xml:space="preserve">    </w:t>
      </w:r>
    </w:p>
    <w:p w14:paraId="40D09B11" w14:textId="77777777" w:rsidR="00366634" w:rsidRDefault="00366634">
      <w:pPr>
        <w:tabs>
          <w:tab w:val="left" w:pos="540"/>
        </w:tabs>
        <w:spacing w:after="0" w:line="240" w:lineRule="auto"/>
        <w:contextualSpacing/>
        <w:rPr>
          <w:rFonts w:cs="Times New Roman"/>
          <w:color w:val="000000" w:themeColor="text1"/>
          <w:szCs w:val="24"/>
        </w:rPr>
      </w:pPr>
      <w:proofErr w:type="spellStart"/>
      <w:proofErr w:type="gramStart"/>
      <w:r>
        <w:rPr>
          <w:rFonts w:cs="Times New Roman"/>
          <w:color w:val="000000" w:themeColor="text1"/>
          <w:szCs w:val="24"/>
        </w:rPr>
        <w:lastRenderedPageBreak/>
        <w:t>Schiefele</w:t>
      </w:r>
      <w:proofErr w:type="spellEnd"/>
      <w:r>
        <w:rPr>
          <w:rFonts w:cs="Times New Roman"/>
          <w:color w:val="000000" w:themeColor="text1"/>
          <w:szCs w:val="24"/>
        </w:rPr>
        <w:t xml:space="preserve">, U. (1991), “Interest, learning and motivation,” </w:t>
      </w:r>
      <w:r w:rsidRPr="00366634">
        <w:rPr>
          <w:rFonts w:cs="Times New Roman"/>
          <w:i/>
          <w:color w:val="000000" w:themeColor="text1"/>
          <w:szCs w:val="24"/>
        </w:rPr>
        <w:t>Educational Psychologist</w:t>
      </w:r>
      <w:r>
        <w:rPr>
          <w:rFonts w:cs="Times New Roman"/>
          <w:color w:val="000000" w:themeColor="text1"/>
          <w:szCs w:val="24"/>
        </w:rPr>
        <w:t>, 26(3&amp;4), 299-323.</w:t>
      </w:r>
      <w:proofErr w:type="gramEnd"/>
    </w:p>
    <w:p w14:paraId="1DD9AB20" w14:textId="77777777" w:rsidR="001B68F6" w:rsidRDefault="001B68F6">
      <w:pPr>
        <w:tabs>
          <w:tab w:val="left" w:pos="540"/>
        </w:tabs>
        <w:spacing w:after="0" w:line="240" w:lineRule="auto"/>
        <w:contextualSpacing/>
        <w:rPr>
          <w:rFonts w:cs="Times New Roman"/>
          <w:color w:val="000000" w:themeColor="text1"/>
          <w:szCs w:val="24"/>
        </w:rPr>
      </w:pPr>
    </w:p>
    <w:p w14:paraId="4286BD32" w14:textId="77777777" w:rsidR="001B68F6" w:rsidRDefault="001B68F6">
      <w:pPr>
        <w:tabs>
          <w:tab w:val="left" w:pos="540"/>
        </w:tabs>
        <w:spacing w:after="0" w:line="240" w:lineRule="auto"/>
        <w:contextualSpacing/>
        <w:rPr>
          <w:rFonts w:cs="Times New Roman"/>
          <w:color w:val="000000" w:themeColor="text1"/>
          <w:szCs w:val="24"/>
        </w:rPr>
      </w:pPr>
      <w:proofErr w:type="spellStart"/>
      <w:r w:rsidRPr="001B68F6">
        <w:rPr>
          <w:rFonts w:cs="Times New Roman"/>
          <w:color w:val="000000" w:themeColor="text1"/>
          <w:szCs w:val="24"/>
        </w:rPr>
        <w:t>Séré</w:t>
      </w:r>
      <w:proofErr w:type="spellEnd"/>
      <w:r w:rsidRPr="001B68F6">
        <w:rPr>
          <w:rFonts w:cs="Times New Roman"/>
          <w:color w:val="000000" w:themeColor="text1"/>
          <w:szCs w:val="24"/>
        </w:rPr>
        <w:t>, M</w:t>
      </w:r>
      <w:r>
        <w:rPr>
          <w:rFonts w:cs="Times New Roman"/>
          <w:color w:val="000000" w:themeColor="text1"/>
          <w:szCs w:val="24"/>
        </w:rPr>
        <w:t>.</w:t>
      </w:r>
      <w:r>
        <w:rPr>
          <w:rFonts w:cs="Times New Roman" w:hint="eastAsia"/>
          <w:color w:val="000000" w:themeColor="text1"/>
          <w:szCs w:val="24"/>
        </w:rPr>
        <w:t>-</w:t>
      </w:r>
      <w:r w:rsidRPr="001B68F6">
        <w:rPr>
          <w:rFonts w:cs="Times New Roman"/>
          <w:color w:val="000000" w:themeColor="text1"/>
          <w:szCs w:val="24"/>
        </w:rPr>
        <w:t>G</w:t>
      </w:r>
      <w:r>
        <w:rPr>
          <w:rFonts w:cs="Times New Roman"/>
          <w:color w:val="000000" w:themeColor="text1"/>
          <w:szCs w:val="24"/>
        </w:rPr>
        <w:t xml:space="preserve">., </w:t>
      </w:r>
      <w:proofErr w:type="spellStart"/>
      <w:r w:rsidRPr="001B68F6">
        <w:rPr>
          <w:rFonts w:cs="Times New Roman"/>
          <w:color w:val="000000" w:themeColor="text1"/>
          <w:szCs w:val="24"/>
        </w:rPr>
        <w:t>Journeaux</w:t>
      </w:r>
      <w:proofErr w:type="spellEnd"/>
      <w:r w:rsidRPr="001B68F6">
        <w:rPr>
          <w:rFonts w:cs="Times New Roman"/>
          <w:color w:val="000000" w:themeColor="text1"/>
          <w:szCs w:val="24"/>
        </w:rPr>
        <w:t>, R</w:t>
      </w:r>
      <w:r>
        <w:rPr>
          <w:rFonts w:cs="Times New Roman"/>
          <w:color w:val="000000" w:themeColor="text1"/>
          <w:szCs w:val="24"/>
        </w:rPr>
        <w:t xml:space="preserve">., </w:t>
      </w:r>
      <w:proofErr w:type="spellStart"/>
      <w:r w:rsidRPr="001B68F6">
        <w:rPr>
          <w:rFonts w:cs="Times New Roman"/>
          <w:color w:val="000000" w:themeColor="text1"/>
          <w:szCs w:val="24"/>
        </w:rPr>
        <w:t>Larcher</w:t>
      </w:r>
      <w:proofErr w:type="spellEnd"/>
      <w:r w:rsidRPr="001B68F6">
        <w:rPr>
          <w:rFonts w:cs="Times New Roman"/>
          <w:color w:val="000000" w:themeColor="text1"/>
          <w:szCs w:val="24"/>
        </w:rPr>
        <w:t>, C</w:t>
      </w:r>
      <w:r>
        <w:rPr>
          <w:rFonts w:cs="Times New Roman"/>
          <w:color w:val="000000" w:themeColor="text1"/>
          <w:szCs w:val="24"/>
        </w:rPr>
        <w:t>.</w:t>
      </w:r>
      <w:r w:rsidR="00962729">
        <w:rPr>
          <w:rFonts w:cs="Times New Roman"/>
          <w:color w:val="000000" w:themeColor="text1"/>
          <w:szCs w:val="24"/>
        </w:rPr>
        <w:t xml:space="preserve"> (1993), “</w:t>
      </w:r>
      <w:r w:rsidR="00962729" w:rsidRPr="00962729">
        <w:rPr>
          <w:rFonts w:cs="Times New Roman"/>
          <w:color w:val="000000" w:themeColor="text1"/>
          <w:szCs w:val="24"/>
        </w:rPr>
        <w:t>Learning the statistical analysis of measurement errors</w:t>
      </w:r>
      <w:r w:rsidR="00962729">
        <w:rPr>
          <w:rFonts w:cs="Times New Roman"/>
          <w:color w:val="000000" w:themeColor="text1"/>
          <w:szCs w:val="24"/>
        </w:rPr>
        <w:t xml:space="preserve">,” </w:t>
      </w:r>
      <w:r w:rsidR="00962729" w:rsidRPr="00962729">
        <w:rPr>
          <w:rFonts w:cs="Times New Roman"/>
          <w:i/>
          <w:color w:val="000000" w:themeColor="text1"/>
          <w:szCs w:val="24"/>
        </w:rPr>
        <w:t>International Journal of Science Education</w:t>
      </w:r>
      <w:r w:rsidR="00962729">
        <w:rPr>
          <w:rFonts w:cs="Times New Roman"/>
          <w:color w:val="000000" w:themeColor="text1"/>
          <w:szCs w:val="24"/>
        </w:rPr>
        <w:t xml:space="preserve">, 15(4), 427-438. </w:t>
      </w:r>
    </w:p>
    <w:p w14:paraId="46150772" w14:textId="77777777" w:rsidR="00A07EFC" w:rsidRDefault="00A07EFC">
      <w:pPr>
        <w:tabs>
          <w:tab w:val="left" w:pos="540"/>
        </w:tabs>
        <w:spacing w:after="0" w:line="240" w:lineRule="auto"/>
        <w:contextualSpacing/>
        <w:rPr>
          <w:rFonts w:cs="Times New Roman"/>
          <w:color w:val="000000" w:themeColor="text1"/>
          <w:szCs w:val="24"/>
        </w:rPr>
      </w:pPr>
    </w:p>
    <w:p w14:paraId="2FCB89EA" w14:textId="77777777" w:rsidR="000F16E7" w:rsidRDefault="00B12DDB">
      <w:pPr>
        <w:tabs>
          <w:tab w:val="left" w:pos="540"/>
        </w:tabs>
        <w:spacing w:after="0" w:line="240" w:lineRule="auto"/>
        <w:contextualSpacing/>
        <w:rPr>
          <w:rFonts w:cs="Times New Roman"/>
          <w:color w:val="000000" w:themeColor="text1"/>
          <w:szCs w:val="24"/>
        </w:rPr>
      </w:pPr>
      <w:proofErr w:type="spellStart"/>
      <w:proofErr w:type="gramStart"/>
      <w:r w:rsidRPr="00B12DDB">
        <w:rPr>
          <w:rFonts w:cs="Times New Roman"/>
          <w:color w:val="000000" w:themeColor="text1"/>
          <w:szCs w:val="24"/>
        </w:rPr>
        <w:t>Terezakis</w:t>
      </w:r>
      <w:proofErr w:type="spellEnd"/>
      <w:r w:rsidRPr="00B12DDB">
        <w:rPr>
          <w:rFonts w:cs="Times New Roman"/>
          <w:color w:val="000000" w:themeColor="text1"/>
          <w:szCs w:val="24"/>
        </w:rPr>
        <w:t>, E.</w:t>
      </w:r>
      <w:r>
        <w:rPr>
          <w:rFonts w:cs="Times New Roman"/>
          <w:color w:val="000000" w:themeColor="text1"/>
          <w:szCs w:val="24"/>
        </w:rPr>
        <w:t>G.</w:t>
      </w:r>
      <w:r w:rsidR="000B2D55">
        <w:rPr>
          <w:rFonts w:cs="Times New Roman"/>
          <w:color w:val="000000" w:themeColor="text1"/>
          <w:szCs w:val="24"/>
        </w:rPr>
        <w:t xml:space="preserve"> </w:t>
      </w:r>
      <w:r>
        <w:rPr>
          <w:rFonts w:cs="Times New Roman"/>
          <w:color w:val="000000" w:themeColor="text1"/>
          <w:szCs w:val="24"/>
        </w:rPr>
        <w:t>(2010),</w:t>
      </w:r>
      <w:r w:rsidRPr="00B12DDB">
        <w:rPr>
          <w:rFonts w:cs="Times New Roman"/>
          <w:color w:val="000000" w:themeColor="text1"/>
          <w:szCs w:val="24"/>
        </w:rPr>
        <w:t xml:space="preserve"> </w:t>
      </w:r>
      <w:r>
        <w:rPr>
          <w:rFonts w:cs="Times New Roman"/>
          <w:color w:val="000000" w:themeColor="text1"/>
          <w:szCs w:val="24"/>
        </w:rPr>
        <w:t>“</w:t>
      </w:r>
      <w:r w:rsidRPr="00B12DDB">
        <w:rPr>
          <w:rFonts w:cs="Times New Roman"/>
          <w:iCs/>
          <w:color w:val="000000" w:themeColor="text1"/>
          <w:szCs w:val="24"/>
        </w:rPr>
        <w:t>Introduction to Measurements and Basic Laboratory Techniques</w:t>
      </w:r>
      <w:r>
        <w:rPr>
          <w:rFonts w:cs="Times New Roman"/>
          <w:iCs/>
          <w:color w:val="000000" w:themeColor="text1"/>
          <w:szCs w:val="24"/>
        </w:rPr>
        <w:t>,</w:t>
      </w:r>
      <w:r>
        <w:rPr>
          <w:rFonts w:cs="Times New Roman"/>
          <w:color w:val="000000" w:themeColor="text1"/>
          <w:szCs w:val="24"/>
        </w:rPr>
        <w:t>” [online].</w:t>
      </w:r>
      <w:proofErr w:type="gramEnd"/>
      <w:r>
        <w:rPr>
          <w:rFonts w:cs="Times New Roman"/>
          <w:color w:val="000000" w:themeColor="text1"/>
          <w:szCs w:val="24"/>
        </w:rPr>
        <w:t xml:space="preserve"> </w:t>
      </w:r>
      <w:proofErr w:type="gramStart"/>
      <w:r w:rsidRPr="00B12DDB">
        <w:rPr>
          <w:rFonts w:cs="Times New Roman"/>
          <w:color w:val="000000" w:themeColor="text1"/>
          <w:szCs w:val="24"/>
        </w:rPr>
        <w:t xml:space="preserve">Available at </w:t>
      </w:r>
      <w:hyperlink r:id="rId41" w:history="1">
        <w:r w:rsidR="000941C9" w:rsidRPr="000941C9">
          <w:rPr>
            <w:rStyle w:val="Hyperlink"/>
            <w:rFonts w:cs="Times New Roman"/>
            <w:szCs w:val="24"/>
          </w:rPr>
          <w:t xml:space="preserve">http://faculty.ccri.edu/eterezakis/1020 </w:t>
        </w:r>
        <w:proofErr w:type="spellStart"/>
        <w:r w:rsidR="000941C9" w:rsidRPr="000941C9">
          <w:rPr>
            <w:rStyle w:val="Hyperlink"/>
            <w:rFonts w:cs="Times New Roman"/>
            <w:szCs w:val="24"/>
          </w:rPr>
          <w:t>Exp</w:t>
        </w:r>
        <w:proofErr w:type="spellEnd"/>
        <w:r w:rsidR="000941C9" w:rsidRPr="000941C9">
          <w:rPr>
            <w:rStyle w:val="Hyperlink"/>
            <w:rFonts w:cs="Times New Roman"/>
            <w:szCs w:val="24"/>
          </w:rPr>
          <w:t xml:space="preserve"> 1 Intro to Measurements and Basic Laboratory Techniques.pdf</w:t>
        </w:r>
      </w:hyperlink>
      <w:r w:rsidRPr="00B12DDB">
        <w:rPr>
          <w:rFonts w:cs="Times New Roman"/>
          <w:color w:val="000000" w:themeColor="text1"/>
          <w:szCs w:val="24"/>
        </w:rPr>
        <w:t>.</w:t>
      </w:r>
      <w:proofErr w:type="gramEnd"/>
      <w:r w:rsidR="000941C9">
        <w:rPr>
          <w:rFonts w:cs="Times New Roman"/>
          <w:color w:val="000000" w:themeColor="text1"/>
          <w:szCs w:val="24"/>
        </w:rPr>
        <w:t xml:space="preserve"> </w:t>
      </w:r>
      <w:r w:rsidR="000941C9">
        <w:rPr>
          <w:rFonts w:cs="Times New Roman"/>
          <w:szCs w:val="24"/>
        </w:rPr>
        <w:t>Retrieved last on 31 May 2013.</w:t>
      </w:r>
    </w:p>
    <w:p w14:paraId="2E76A642" w14:textId="77777777" w:rsidR="000F16E7" w:rsidRDefault="000F16E7">
      <w:pPr>
        <w:tabs>
          <w:tab w:val="left" w:pos="540"/>
        </w:tabs>
        <w:spacing w:after="0" w:line="240" w:lineRule="auto"/>
        <w:contextualSpacing/>
        <w:rPr>
          <w:rFonts w:cs="Times New Roman"/>
          <w:color w:val="000000" w:themeColor="text1"/>
          <w:szCs w:val="24"/>
        </w:rPr>
      </w:pPr>
    </w:p>
    <w:p w14:paraId="18D4FA0F" w14:textId="77777777" w:rsidR="00A130CF" w:rsidRDefault="000941C9" w:rsidP="00896D25">
      <w:pPr>
        <w:spacing w:after="0" w:line="240" w:lineRule="auto"/>
        <w:contextualSpacing/>
        <w:rPr>
          <w:rFonts w:cs="Times New Roman"/>
          <w:szCs w:val="24"/>
        </w:rPr>
      </w:pPr>
      <w:proofErr w:type="spellStart"/>
      <w:r>
        <w:rPr>
          <w:rFonts w:cs="Times New Roman"/>
          <w:szCs w:val="24"/>
        </w:rPr>
        <w:t>Vardeman</w:t>
      </w:r>
      <w:proofErr w:type="spellEnd"/>
      <w:r>
        <w:rPr>
          <w:rFonts w:cs="Times New Roman"/>
          <w:szCs w:val="24"/>
        </w:rPr>
        <w:t xml:space="preserve">, S.B., </w:t>
      </w:r>
      <w:proofErr w:type="spellStart"/>
      <w:r>
        <w:rPr>
          <w:rFonts w:cs="Times New Roman"/>
          <w:szCs w:val="24"/>
        </w:rPr>
        <w:t>Wendelberger</w:t>
      </w:r>
      <w:proofErr w:type="spellEnd"/>
      <w:r>
        <w:rPr>
          <w:rFonts w:cs="Times New Roman"/>
          <w:szCs w:val="24"/>
        </w:rPr>
        <w:t xml:space="preserve">, J.R., Burr, T., Hamada, M.S., Moore, L.M., </w:t>
      </w:r>
      <w:proofErr w:type="spellStart"/>
      <w:r>
        <w:rPr>
          <w:rFonts w:cs="Times New Roman"/>
          <w:szCs w:val="24"/>
        </w:rPr>
        <w:t>Jobe</w:t>
      </w:r>
      <w:proofErr w:type="spellEnd"/>
      <w:r>
        <w:rPr>
          <w:rFonts w:cs="Times New Roman"/>
          <w:szCs w:val="24"/>
        </w:rPr>
        <w:t>, J.M., Morris, M.</w:t>
      </w:r>
      <w:r w:rsidR="004D0B06">
        <w:rPr>
          <w:rFonts w:cs="Times New Roman"/>
          <w:szCs w:val="24"/>
        </w:rPr>
        <w:t xml:space="preserve">D., </w:t>
      </w:r>
      <w:r w:rsidR="00327F5E" w:rsidRPr="008615E0">
        <w:rPr>
          <w:rFonts w:cs="Times New Roman"/>
          <w:szCs w:val="24"/>
        </w:rPr>
        <w:t>Wu, H. (2010)</w:t>
      </w:r>
      <w:r w:rsidR="00B12DDB">
        <w:rPr>
          <w:rFonts w:cs="Times New Roman"/>
          <w:szCs w:val="24"/>
        </w:rPr>
        <w:t>,</w:t>
      </w:r>
      <w:r w:rsidR="00327F5E" w:rsidRPr="008615E0">
        <w:rPr>
          <w:rFonts w:cs="Times New Roman"/>
          <w:szCs w:val="24"/>
        </w:rPr>
        <w:t xml:space="preserve"> “Elementary Statistical Methods and Measurement Error</w:t>
      </w:r>
      <w:r w:rsidR="00B12DDB">
        <w:rPr>
          <w:rFonts w:cs="Times New Roman"/>
          <w:szCs w:val="24"/>
        </w:rPr>
        <w:t>,”</w:t>
      </w:r>
      <w:r w:rsidR="00327F5E" w:rsidRPr="008615E0">
        <w:rPr>
          <w:rFonts w:cs="Times New Roman"/>
          <w:szCs w:val="24"/>
        </w:rPr>
        <w:t xml:space="preserve"> </w:t>
      </w:r>
      <w:r w:rsidR="00327F5E" w:rsidRPr="00132017">
        <w:rPr>
          <w:rFonts w:cs="Times New Roman"/>
          <w:i/>
          <w:szCs w:val="24"/>
        </w:rPr>
        <w:t>The American Statistician</w:t>
      </w:r>
      <w:r w:rsidR="00327F5E" w:rsidRPr="008615E0">
        <w:rPr>
          <w:rFonts w:cs="Times New Roman"/>
          <w:szCs w:val="24"/>
        </w:rPr>
        <w:t>, 64, 46-51.</w:t>
      </w:r>
    </w:p>
    <w:p w14:paraId="3D89E140" w14:textId="77777777" w:rsidR="005A4516" w:rsidRDefault="005A4516" w:rsidP="00896D25">
      <w:pPr>
        <w:spacing w:after="0" w:line="240" w:lineRule="auto"/>
        <w:contextualSpacing/>
        <w:rPr>
          <w:rFonts w:cs="Times New Roman"/>
          <w:szCs w:val="24"/>
        </w:rPr>
      </w:pPr>
    </w:p>
    <w:p w14:paraId="6D9318E2" w14:textId="77777777" w:rsidR="005A4516" w:rsidRDefault="005A4516" w:rsidP="00896D25">
      <w:pPr>
        <w:spacing w:after="0" w:line="240" w:lineRule="auto"/>
        <w:contextualSpacing/>
        <w:rPr>
          <w:rFonts w:cs="Times New Roman"/>
          <w:szCs w:val="24"/>
        </w:rPr>
      </w:pPr>
      <w:proofErr w:type="gramStart"/>
      <w:r>
        <w:rPr>
          <w:rFonts w:cs="Times New Roman"/>
          <w:szCs w:val="24"/>
        </w:rPr>
        <w:t xml:space="preserve">Weber, K., </w:t>
      </w:r>
      <w:proofErr w:type="spellStart"/>
      <w:r>
        <w:rPr>
          <w:rFonts w:cs="Times New Roman"/>
          <w:szCs w:val="24"/>
        </w:rPr>
        <w:t>Fornash</w:t>
      </w:r>
      <w:proofErr w:type="spellEnd"/>
      <w:r>
        <w:rPr>
          <w:rFonts w:cs="Times New Roman"/>
          <w:szCs w:val="24"/>
        </w:rPr>
        <w:t xml:space="preserve">, B., Corrigan, M., </w:t>
      </w:r>
      <w:proofErr w:type="spellStart"/>
      <w:r>
        <w:rPr>
          <w:rFonts w:cs="Times New Roman"/>
          <w:szCs w:val="24"/>
        </w:rPr>
        <w:t>Neupauer</w:t>
      </w:r>
      <w:proofErr w:type="spellEnd"/>
      <w:r>
        <w:rPr>
          <w:rFonts w:cs="Times New Roman"/>
          <w:szCs w:val="24"/>
        </w:rPr>
        <w:t xml:space="preserve">, N.C. (2003), “The effect of interest on recall,” </w:t>
      </w:r>
      <w:r w:rsidRPr="005A4516">
        <w:rPr>
          <w:rFonts w:cs="Times New Roman"/>
          <w:i/>
          <w:szCs w:val="24"/>
        </w:rPr>
        <w:t>Communication Research Reports</w:t>
      </w:r>
      <w:r>
        <w:rPr>
          <w:rFonts w:cs="Times New Roman"/>
          <w:szCs w:val="24"/>
        </w:rPr>
        <w:t>, 20(2), 116-123.</w:t>
      </w:r>
      <w:proofErr w:type="gramEnd"/>
      <w:r>
        <w:rPr>
          <w:rFonts w:cs="Times New Roman"/>
          <w:szCs w:val="24"/>
        </w:rPr>
        <w:t xml:space="preserve"> </w:t>
      </w:r>
    </w:p>
    <w:p w14:paraId="3F2E7EA0" w14:textId="77777777" w:rsidR="003725B1" w:rsidRDefault="003725B1" w:rsidP="00896D25">
      <w:pPr>
        <w:spacing w:after="0" w:line="240" w:lineRule="auto"/>
        <w:contextualSpacing/>
        <w:rPr>
          <w:rFonts w:cs="Times New Roman"/>
          <w:szCs w:val="24"/>
        </w:rPr>
      </w:pPr>
    </w:p>
    <w:p w14:paraId="75BCA8F2" w14:textId="77777777" w:rsidR="000B2D55" w:rsidRDefault="004D0B06" w:rsidP="00D80CB1">
      <w:pPr>
        <w:spacing w:line="240" w:lineRule="auto"/>
        <w:contextualSpacing/>
        <w:rPr>
          <w:rFonts w:cs="Times New Roman"/>
          <w:szCs w:val="24"/>
        </w:rPr>
      </w:pPr>
      <w:r>
        <w:rPr>
          <w:rFonts w:cs="Times New Roman"/>
          <w:szCs w:val="24"/>
        </w:rPr>
        <w:t xml:space="preserve">Wickham, H., </w:t>
      </w:r>
      <w:r w:rsidR="004A1ECC">
        <w:rPr>
          <w:rFonts w:cs="Times New Roman"/>
          <w:szCs w:val="24"/>
        </w:rPr>
        <w:t xml:space="preserve">Hofmann, H. (2011), “Product Plots,” </w:t>
      </w:r>
      <w:r w:rsidR="004A1ECC" w:rsidRPr="00132017">
        <w:rPr>
          <w:rFonts w:cs="Times New Roman"/>
          <w:i/>
          <w:szCs w:val="24"/>
        </w:rPr>
        <w:t>IEEE Transactions on Visualization and Computer Graphics</w:t>
      </w:r>
      <w:r w:rsidR="004A1ECC">
        <w:rPr>
          <w:rFonts w:cs="Times New Roman"/>
          <w:szCs w:val="24"/>
        </w:rPr>
        <w:t>, 17, 2223-2230.</w:t>
      </w:r>
    </w:p>
    <w:p w14:paraId="61AA5089" w14:textId="77777777" w:rsidR="000B2D55" w:rsidRDefault="000B2D55" w:rsidP="00D80CB1">
      <w:pPr>
        <w:spacing w:line="240" w:lineRule="auto"/>
        <w:contextualSpacing/>
        <w:rPr>
          <w:rFonts w:cs="Times New Roman"/>
          <w:szCs w:val="24"/>
        </w:rPr>
      </w:pPr>
    </w:p>
    <w:p w14:paraId="5DE08517" w14:textId="77777777" w:rsidR="00D80CB1" w:rsidRPr="00D80CB1" w:rsidRDefault="000B2D55" w:rsidP="00D80CB1">
      <w:pPr>
        <w:spacing w:line="240" w:lineRule="auto"/>
        <w:contextualSpacing/>
        <w:rPr>
          <w:rFonts w:cs="Times New Roman"/>
          <w:b/>
          <w:bCs/>
          <w:szCs w:val="24"/>
        </w:rPr>
      </w:pPr>
      <w:proofErr w:type="gramStart"/>
      <w:r>
        <w:rPr>
          <w:rFonts w:cs="Times New Roman"/>
          <w:szCs w:val="24"/>
        </w:rPr>
        <w:t xml:space="preserve">Wild, C.J., Pfannkuch, M. (1999), “Statistical thinking in empirical enquiry (with discussion),” </w:t>
      </w:r>
      <w:r w:rsidRPr="000B2D55">
        <w:rPr>
          <w:rFonts w:cs="Times New Roman"/>
          <w:i/>
          <w:szCs w:val="24"/>
        </w:rPr>
        <w:t>International Statistical Review</w:t>
      </w:r>
      <w:r>
        <w:rPr>
          <w:rFonts w:cs="Times New Roman"/>
          <w:szCs w:val="24"/>
        </w:rPr>
        <w:t>, 67(3), 223-265.</w:t>
      </w:r>
      <w:proofErr w:type="gramEnd"/>
    </w:p>
    <w:p w14:paraId="095E9DB9" w14:textId="77777777" w:rsidR="00D80CB1" w:rsidRDefault="00D80CB1" w:rsidP="00896D25">
      <w:pPr>
        <w:spacing w:after="0" w:line="240" w:lineRule="auto"/>
        <w:contextualSpacing/>
        <w:rPr>
          <w:rFonts w:cs="Times New Roman"/>
          <w:szCs w:val="24"/>
        </w:rPr>
      </w:pPr>
    </w:p>
    <w:p w14:paraId="46D0085A" w14:textId="226080DB" w:rsidR="00DA4F24" w:rsidRPr="007E67C7" w:rsidRDefault="00A75009" w:rsidP="00896D25">
      <w:pPr>
        <w:spacing w:after="0" w:line="240" w:lineRule="auto"/>
        <w:contextualSpacing/>
        <w:rPr>
          <w:rFonts w:cs="Times New Roman"/>
          <w:szCs w:val="24"/>
        </w:rPr>
      </w:pPr>
      <w:proofErr w:type="spellStart"/>
      <w:r>
        <w:rPr>
          <w:rFonts w:cs="Times New Roman"/>
          <w:szCs w:val="24"/>
        </w:rPr>
        <w:t>Zipp</w:t>
      </w:r>
      <w:proofErr w:type="spellEnd"/>
      <w:r>
        <w:rPr>
          <w:rFonts w:cs="Times New Roman"/>
          <w:szCs w:val="24"/>
        </w:rPr>
        <w:t xml:space="preserve">, </w:t>
      </w:r>
      <w:r w:rsidR="00BC4C59">
        <w:rPr>
          <w:rFonts w:cs="Times New Roman"/>
          <w:szCs w:val="24"/>
        </w:rPr>
        <w:t>A.P. (1992)</w:t>
      </w:r>
      <w:r w:rsidR="00B12DDB">
        <w:rPr>
          <w:rFonts w:cs="Times New Roman"/>
          <w:szCs w:val="24"/>
        </w:rPr>
        <w:t>,</w:t>
      </w:r>
      <w:r w:rsidR="00BC4C59">
        <w:rPr>
          <w:rFonts w:cs="Times New Roman"/>
          <w:szCs w:val="24"/>
        </w:rPr>
        <w:t xml:space="preserve"> “A Simple But Effective Demonstration for Illustrating Significant Figure Rules When Making Measu</w:t>
      </w:r>
      <w:r w:rsidR="00B12DDB">
        <w:rPr>
          <w:rFonts w:cs="Times New Roman"/>
          <w:szCs w:val="24"/>
        </w:rPr>
        <w:t>rements and Doing Calculations,”</w:t>
      </w:r>
      <w:r w:rsidR="00BC4C59">
        <w:rPr>
          <w:rFonts w:cs="Times New Roman"/>
          <w:szCs w:val="24"/>
        </w:rPr>
        <w:t xml:space="preserve"> </w:t>
      </w:r>
      <w:r w:rsidR="00BC4C59" w:rsidRPr="00132017">
        <w:rPr>
          <w:rFonts w:cs="Times New Roman"/>
          <w:i/>
          <w:szCs w:val="24"/>
        </w:rPr>
        <w:t>Journal of Chemical Education</w:t>
      </w:r>
      <w:r w:rsidR="00BC4C59">
        <w:rPr>
          <w:rFonts w:cs="Times New Roman"/>
          <w:szCs w:val="24"/>
        </w:rPr>
        <w:t xml:space="preserve">, 69, 291.  </w:t>
      </w:r>
    </w:p>
    <w:sectPr w:rsidR="00DA4F24" w:rsidRPr="007E67C7" w:rsidSect="006F5FE5">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Dr. Michelle Everson" w:date="2013-11-17T09:45:00Z" w:initials="DME">
    <w:p w14:paraId="67BABE02" w14:textId="1B70C759" w:rsidR="00CE3AD3" w:rsidRDefault="00CE3AD3">
      <w:pPr>
        <w:pStyle w:val="CommentText"/>
      </w:pPr>
      <w:r>
        <w:rPr>
          <w:rStyle w:val="CommentReference"/>
        </w:rPr>
        <w:annotationRef/>
      </w:r>
      <w:r>
        <w:t xml:space="preserve">Is this based on opinion?  </w:t>
      </w:r>
    </w:p>
  </w:comment>
  <w:comment w:id="5" w:author="Dr. Michelle Everson" w:date="2013-11-17T09:46:00Z" w:initials="DME">
    <w:p w14:paraId="509C70AE" w14:textId="1AF2D5BB" w:rsidR="00CE3AD3" w:rsidRDefault="00CE3AD3">
      <w:pPr>
        <w:pStyle w:val="CommentText"/>
      </w:pPr>
      <w:r>
        <w:rPr>
          <w:rStyle w:val="CommentReference"/>
        </w:rPr>
        <w:annotationRef/>
      </w:r>
      <w:r>
        <w:t xml:space="preserve">Causes is a strong word here.  Is this based on experimental research?  </w:t>
      </w:r>
    </w:p>
  </w:comment>
  <w:comment w:id="23" w:author="Author" w:initials="A">
    <w:p w14:paraId="1560F396" w14:textId="010B0FB6" w:rsidR="00CE3AD3" w:rsidRDefault="00CE3AD3">
      <w:pPr>
        <w:pStyle w:val="CommentText"/>
      </w:pPr>
      <w:r>
        <w:rPr>
          <w:rStyle w:val="CommentReference"/>
        </w:rPr>
        <w:annotationRef/>
      </w:r>
      <w:r>
        <w:t>I suggest these</w:t>
      </w:r>
      <w:r w:rsidRPr="003E27D8">
        <w:t xml:space="preserve"> change</w:t>
      </w:r>
      <w:r>
        <w:t>s</w:t>
      </w:r>
      <w:r w:rsidRPr="003E27D8">
        <w:t xml:space="preserve"> because the definition of measurement accuracy in the International Vocabulary of Metrology (VIM, http://www.bipm.org/utils/common/documents/jcgm/JCGM_200_2012.pdf) indicates that accuracy is a related to the closeness of measurement results to the true value of the </w:t>
      </w:r>
      <w:proofErr w:type="spellStart"/>
      <w:r w:rsidRPr="003E27D8">
        <w:t>measurand</w:t>
      </w:r>
      <w:proofErr w:type="spellEnd"/>
      <w:r>
        <w:t>, which suggests both lack of bias and precision</w:t>
      </w:r>
      <w:r w:rsidRPr="003E27D8">
        <w:t>. Unfortunately there are other definitions</w:t>
      </w:r>
      <w:r>
        <w:t xml:space="preserve"> of accuracy which equate the term to unbiasedness, thus separating accuracy and precision, but I try to use definitions for metrological terms that are consistent with the VIM whenever possible.</w:t>
      </w:r>
    </w:p>
  </w:comment>
  <w:comment w:id="39" w:author="Dr. Michelle Everson" w:date="2013-11-17T09:49:00Z" w:initials="DME">
    <w:p w14:paraId="5D57BCA6" w14:textId="66EEB5A5" w:rsidR="00CE3AD3" w:rsidRDefault="00CE3AD3">
      <w:pPr>
        <w:pStyle w:val="CommentText"/>
      </w:pPr>
      <w:r>
        <w:rPr>
          <w:rStyle w:val="CommentReference"/>
        </w:rPr>
        <w:annotationRef/>
      </w:r>
      <w:r>
        <w:t xml:space="preserve">Again, is this based on opinion, or on your own observations?  </w:t>
      </w:r>
    </w:p>
  </w:comment>
  <w:comment w:id="42" w:author="Author" w:initials="A">
    <w:p w14:paraId="42E1024C" w14:textId="32177D7D" w:rsidR="00CE3AD3" w:rsidRDefault="00CE3AD3">
      <w:pPr>
        <w:pStyle w:val="CommentText"/>
      </w:pPr>
      <w:r>
        <w:rPr>
          <w:rStyle w:val="CommentReference"/>
        </w:rPr>
        <w:annotationRef/>
      </w:r>
      <w:r>
        <w:t>This may not be able to be changed, since it appears to be part of a quote. If the quote is accurate, however, you could add the parenthetical “(sic)” after the first “only” to indicate that the wording being quoted was originally incorrect.</w:t>
      </w:r>
    </w:p>
  </w:comment>
  <w:comment w:id="56" w:author="Author" w:initials="A">
    <w:p w14:paraId="57172DAF" w14:textId="77356292" w:rsidR="00CE3AD3" w:rsidRDefault="00CE3AD3">
      <w:pPr>
        <w:pStyle w:val="CommentText"/>
      </w:pPr>
      <w:r>
        <w:rPr>
          <w:rStyle w:val="CommentReference"/>
        </w:rPr>
        <w:annotationRef/>
      </w:r>
      <w:r>
        <w:t>“</w:t>
      </w:r>
      <w:proofErr w:type="gramStart"/>
      <w:r>
        <w:t>reduce</w:t>
      </w:r>
      <w:proofErr w:type="gramEnd"/>
      <w:r>
        <w:t>” would be another suggestion instead of “decrease” here.</w:t>
      </w:r>
    </w:p>
  </w:comment>
  <w:comment w:id="58" w:author="Author" w:initials="A">
    <w:p w14:paraId="76DE6AD9" w14:textId="447FCF0C" w:rsidR="00CE3AD3" w:rsidRDefault="00CE3AD3">
      <w:pPr>
        <w:pStyle w:val="CommentText"/>
      </w:pPr>
      <w:r>
        <w:rPr>
          <w:rStyle w:val="CommentReference"/>
        </w:rPr>
        <w:annotationRef/>
      </w:r>
      <w:r>
        <w:t>This seems redundant given A2. The two could possibly be combined if it is desired to emphasize the existence of multiple sources of measurement error.</w:t>
      </w:r>
    </w:p>
  </w:comment>
  <w:comment w:id="65" w:author="Author" w:initials="A">
    <w:p w14:paraId="72F15B7A" w14:textId="60BFD9F9" w:rsidR="00CE3AD3" w:rsidRDefault="00CE3AD3">
      <w:pPr>
        <w:pStyle w:val="CommentText"/>
      </w:pPr>
      <w:r>
        <w:rPr>
          <w:rStyle w:val="CommentReference"/>
        </w:rPr>
        <w:annotationRef/>
      </w:r>
      <w:r>
        <w:t>Long paragraph with what seems like a logical break point in ideas.</w:t>
      </w:r>
    </w:p>
  </w:comment>
  <w:comment w:id="66" w:author="Author" w:initials="A">
    <w:p w14:paraId="4876627A" w14:textId="4E7BCE00" w:rsidR="00CE3AD3" w:rsidRDefault="00CE3AD3">
      <w:pPr>
        <w:pStyle w:val="CommentText"/>
      </w:pPr>
      <w:r>
        <w:rPr>
          <w:rStyle w:val="CommentReference"/>
        </w:rPr>
        <w:annotationRef/>
      </w:r>
      <w:r>
        <w:t>This change seems desirable since we often define the range as a difference of values (e.g. the sample range or the inter-quartile range).</w:t>
      </w:r>
    </w:p>
  </w:comment>
  <w:comment w:id="80" w:author="Author" w:initials="A">
    <w:p w14:paraId="28B0B8FF" w14:textId="45DA0847" w:rsidR="00CE3AD3" w:rsidRDefault="00CE3AD3">
      <w:pPr>
        <w:pStyle w:val="CommentText"/>
      </w:pPr>
      <w:r>
        <w:rPr>
          <w:rStyle w:val="CommentReference"/>
        </w:rPr>
        <w:annotationRef/>
      </w:r>
      <w:r>
        <w:t xml:space="preserve">How does heterogeneity of true blood pressure as a function of time enter into this example? What is the exact </w:t>
      </w:r>
      <w:proofErr w:type="spellStart"/>
      <w:r>
        <w:t>measurand</w:t>
      </w:r>
      <w:proofErr w:type="spellEnd"/>
      <w:r>
        <w:t xml:space="preserve">? Is it the patient’s true mean blood pressure over the course of a week? If a perfect </w:t>
      </w:r>
      <w:r w:rsidRPr="00FF1212">
        <w:rPr>
          <w:rFonts w:cs="Times New Roman"/>
        </w:rPr>
        <w:t>sphygmomanometer</w:t>
      </w:r>
      <w:r>
        <w:rPr>
          <w:rFonts w:cs="Times New Roman"/>
        </w:rPr>
        <w:t xml:space="preserve"> could be used to measure blood pressure in this example what would the results look like? Although I like this example, I think it may need to be defined in more detail to aid true understanding of the concepts, especially if there are students in the class who are familiar with real blood pressure data.</w:t>
      </w:r>
    </w:p>
  </w:comment>
  <w:comment w:id="86" w:author="Author" w:initials="A">
    <w:p w14:paraId="68CA5E8D" w14:textId="7E9AB9A7" w:rsidR="00CE3AD3" w:rsidRDefault="00CE3AD3">
      <w:pPr>
        <w:pStyle w:val="CommentText"/>
      </w:pPr>
      <w:r>
        <w:rPr>
          <w:rStyle w:val="CommentReference"/>
        </w:rPr>
        <w:annotationRef/>
      </w:r>
      <w:r>
        <w:t xml:space="preserve">This sentence does not seem necessary. In addition, it introduces a misconception about the definition of a reference standard. Modern national and international measurement standards are realizations of stable physical phenomena that, unfortunately, all have uncertainty. There are no physical </w:t>
      </w:r>
      <w:proofErr w:type="spellStart"/>
      <w:r>
        <w:t>measurands</w:t>
      </w:r>
      <w:proofErr w:type="spellEnd"/>
      <w:r>
        <w:t xml:space="preserve"> whose values can be known exactly.</w:t>
      </w:r>
    </w:p>
    <w:p w14:paraId="57067A07" w14:textId="77777777" w:rsidR="00CE3AD3" w:rsidRDefault="00CE3AD3">
      <w:pPr>
        <w:pStyle w:val="CommentText"/>
      </w:pPr>
    </w:p>
    <w:p w14:paraId="61104A22" w14:textId="1A615A91" w:rsidR="00CE3AD3" w:rsidRDefault="00CE3AD3">
      <w:pPr>
        <w:pStyle w:val="CommentText"/>
      </w:pPr>
      <w:r>
        <w:t>The nice thing about this is that it shows that the issues the students learn about in this unit on metrology are conceptually analogous to the cutting-edge issues in current metrological research. It also can help drive home the omnipresence of measurement error wherever there are measurements.</w:t>
      </w:r>
    </w:p>
    <w:p w14:paraId="48F8EB45" w14:textId="77777777" w:rsidR="00CE3AD3" w:rsidRDefault="00CE3AD3">
      <w:pPr>
        <w:pStyle w:val="CommentText"/>
      </w:pPr>
    </w:p>
    <w:p w14:paraId="5F8777AA" w14:textId="18585130" w:rsidR="00CE3AD3" w:rsidRDefault="00CE3AD3">
      <w:pPr>
        <w:pStyle w:val="CommentText"/>
      </w:pPr>
      <w:r>
        <w:t xml:space="preserve">It might be helpful to check out, or even use in class, some of the literature on the redefinition of the kilogram to better understand and explain this point. </w:t>
      </w:r>
    </w:p>
    <w:p w14:paraId="7964E98A" w14:textId="77777777" w:rsidR="00CE3AD3" w:rsidRDefault="00CE3AD3">
      <w:pPr>
        <w:pStyle w:val="CommentText"/>
      </w:pPr>
    </w:p>
    <w:p w14:paraId="0D6F14EC" w14:textId="77777777" w:rsidR="00CE3AD3" w:rsidRDefault="00CE3AD3">
      <w:pPr>
        <w:pStyle w:val="CommentText"/>
      </w:pPr>
      <w:r>
        <w:t xml:space="preserve">One good article (of many) is </w:t>
      </w:r>
      <w:hyperlink r:id="rId1" w:history="1">
        <w:r w:rsidRPr="00284CAB">
          <w:rPr>
            <w:rStyle w:val="Hyperlink"/>
          </w:rPr>
          <w:t>http://spectrum.ieee.org/consumer-electronics/standards/the-kilogram-reinvented</w:t>
        </w:r>
      </w:hyperlink>
      <w:r>
        <w:t>.</w:t>
      </w:r>
    </w:p>
    <w:p w14:paraId="164E3E56" w14:textId="77777777" w:rsidR="00CE3AD3" w:rsidRDefault="00CE3AD3">
      <w:pPr>
        <w:pStyle w:val="CommentText"/>
      </w:pPr>
    </w:p>
    <w:p w14:paraId="354D27F2" w14:textId="384BAD6F" w:rsidR="00CE3AD3" w:rsidRDefault="00CE3AD3">
      <w:pPr>
        <w:pStyle w:val="CommentText"/>
      </w:pPr>
      <w:r>
        <w:t xml:space="preserve">There is also a nice video on redefinition of the kilogram on YouTube: </w:t>
      </w:r>
      <w:hyperlink r:id="rId2" w:history="1">
        <w:r w:rsidRPr="00284CAB">
          <w:rPr>
            <w:rStyle w:val="Hyperlink"/>
          </w:rPr>
          <w:t>https://www.youtube.com/watch?v=ZMByI4s-D-Y</w:t>
        </w:r>
      </w:hyperlink>
      <w:r>
        <w:t>.</w:t>
      </w:r>
    </w:p>
  </w:comment>
  <w:comment w:id="134" w:author="Author" w:initials="A">
    <w:p w14:paraId="73BFFB6E" w14:textId="4B1427DC" w:rsidR="00CE3AD3" w:rsidRDefault="00CE3AD3" w:rsidP="00800251">
      <w:pPr>
        <w:pStyle w:val="CommentText"/>
      </w:pPr>
      <w:r>
        <w:rPr>
          <w:rStyle w:val="CommentReference"/>
        </w:rPr>
        <w:annotationRef/>
      </w:r>
      <w:r>
        <w:t>Trademark symbols should only be used by the owner of the trademark. It is hard to find this clearly explained, but one place you can find some implicit explanation is on page 7 of the brochure listed below from the USPTO. The relevant information is in the section headed, “When can I use the trademark symbols TM, SM, and ®?</w:t>
      </w:r>
      <w:proofErr w:type="gramStart"/>
      <w:r>
        <w:t>”.</w:t>
      </w:r>
      <w:proofErr w:type="gramEnd"/>
    </w:p>
    <w:p w14:paraId="5F51DFE2" w14:textId="03C4F7EF" w:rsidR="00CE3AD3" w:rsidRDefault="00CE3AD3">
      <w:pPr>
        <w:pStyle w:val="CommentText"/>
      </w:pPr>
      <w:r>
        <w:t xml:space="preserve"> </w:t>
      </w:r>
      <w:hyperlink r:id="rId3" w:history="1">
        <w:r w:rsidRPr="00284CAB">
          <w:rPr>
            <w:rStyle w:val="Hyperlink"/>
          </w:rPr>
          <w:t>http://www.uspto.gov/trademarks/basics/BasicFacts.pdf</w:t>
        </w:r>
      </w:hyperlink>
      <w:r>
        <w:t>.</w:t>
      </w:r>
    </w:p>
    <w:p w14:paraId="0D212B6D" w14:textId="7524A0F7" w:rsidR="00CE3AD3" w:rsidRDefault="00CE3AD3">
      <w:pPr>
        <w:pStyle w:val="CommentText"/>
      </w:pPr>
      <w:r>
        <w:t xml:space="preserve"> </w:t>
      </w:r>
    </w:p>
  </w:comment>
  <w:comment w:id="149" w:author="Dr. Michelle Everson" w:date="2013-11-17T09:53:00Z" w:initials="DME">
    <w:p w14:paraId="029B2C58" w14:textId="432BBE54" w:rsidR="00CE3AD3" w:rsidRDefault="00CE3AD3">
      <w:pPr>
        <w:pStyle w:val="CommentText"/>
      </w:pPr>
      <w:r>
        <w:rPr>
          <w:rStyle w:val="CommentReference"/>
        </w:rPr>
        <w:annotationRef/>
      </w:r>
      <w:r>
        <w:t>I like this example, but what exactly is the motivation given for students to care about weights of books? Does it have to do with carrying lots of books around at one time (and possibly hurting their backs in the process)??</w:t>
      </w:r>
    </w:p>
  </w:comment>
  <w:comment w:id="161" w:author="Author" w:initials="A">
    <w:p w14:paraId="1B7B8991" w14:textId="2B85F2D6" w:rsidR="00CE3AD3" w:rsidRDefault="00CE3AD3">
      <w:pPr>
        <w:pStyle w:val="CommentText"/>
      </w:pPr>
      <w:r>
        <w:rPr>
          <w:rStyle w:val="CommentReference"/>
        </w:rPr>
        <w:annotationRef/>
      </w:r>
      <w:r>
        <w:t xml:space="preserve">I don’t typically think of a </w:t>
      </w:r>
      <w:proofErr w:type="spellStart"/>
      <w:r>
        <w:t>measurand</w:t>
      </w:r>
      <w:proofErr w:type="spellEnd"/>
      <w:r>
        <w:t xml:space="preserve"> as having variability since it is a well-defined quantity. Our knowledge of the </w:t>
      </w:r>
      <w:proofErr w:type="spellStart"/>
      <w:r>
        <w:t>measurand</w:t>
      </w:r>
      <w:proofErr w:type="spellEnd"/>
      <w:r>
        <w:t xml:space="preserve"> can have uncertainty, some of which may stem from observable physical or sampling variability, but I don’t think uncertainty in the </w:t>
      </w:r>
      <w:proofErr w:type="spellStart"/>
      <w:r>
        <w:t>measurand</w:t>
      </w:r>
      <w:proofErr w:type="spellEnd"/>
      <w:r>
        <w:t xml:space="preserve"> should be referred to as variability.</w:t>
      </w:r>
    </w:p>
  </w:comment>
  <w:comment w:id="180" w:author="Author" w:initials="A">
    <w:p w14:paraId="2017A119" w14:textId="7DE67187" w:rsidR="00CE3AD3" w:rsidRDefault="00CE3AD3">
      <w:pPr>
        <w:pStyle w:val="CommentText"/>
      </w:pPr>
      <w:r>
        <w:rPr>
          <w:rStyle w:val="CommentReference"/>
        </w:rPr>
        <w:annotationRef/>
      </w:r>
      <w:r>
        <w:t xml:space="preserve">Because no interaction effects are mentioned and cereal boxes are described as replicates, these two sentences suggest to me that this experiment must use a fully nested design with the factors operator and measurement device. If that is the case then the experiment must use a total of 6 measurement devices (two/operator) and a total of 60 cereal boxes (ten/combination of operator and device). Later in this paragraph, however, the references to the remaining unexplainable variation and the within and between device variation make me feel that the experiment must have three factors, operator, device, and cereal box (part) and that repeated measurements made within each combination of these three factors must serve as the lowest level of replication against which the significance of effects would be judged.  As a result, I suggest reworking this </w:t>
      </w:r>
      <w:proofErr w:type="gramStart"/>
      <w:r>
        <w:t>paragraph  to</w:t>
      </w:r>
      <w:proofErr w:type="gramEnd"/>
      <w:r>
        <w:t xml:space="preserve"> clarify.</w:t>
      </w:r>
    </w:p>
  </w:comment>
  <w:comment w:id="188" w:author="Author" w:initials="A">
    <w:p w14:paraId="5BCA8376" w14:textId="6FE00B3B" w:rsidR="00CE3AD3" w:rsidRDefault="00CE3AD3">
      <w:pPr>
        <w:pStyle w:val="CommentText"/>
      </w:pPr>
      <w:r>
        <w:rPr>
          <w:rStyle w:val="CommentReference"/>
        </w:rPr>
        <w:annotationRef/>
      </w:r>
      <w:r>
        <w:t>This text does not seem necessary. If it is kept, it does not seem correct to me to refer to “within device” as a factor. I question the correctness of some of the other verbal descriptions of the data analysis as well, but I may just not understand exactly what is meant.</w:t>
      </w:r>
    </w:p>
  </w:comment>
  <w:comment w:id="210" w:author="Dr. Michelle Everson" w:date="2013-11-17T09:56:00Z" w:initials="DME">
    <w:p w14:paraId="2490E118" w14:textId="310CD41B" w:rsidR="003101B3" w:rsidRDefault="003101B3">
      <w:pPr>
        <w:pStyle w:val="CommentText"/>
      </w:pPr>
      <w:r>
        <w:rPr>
          <w:rStyle w:val="CommentReference"/>
        </w:rPr>
        <w:annotationRef/>
      </w:r>
      <w:r>
        <w:t xml:space="preserve">What is the basis for this claim?  </w:t>
      </w:r>
    </w:p>
  </w:comment>
  <w:comment w:id="228" w:author="Author" w:initials="A">
    <w:p w14:paraId="61F3E292" w14:textId="77777777" w:rsidR="00CE3AD3" w:rsidRDefault="00CE3AD3">
      <w:pPr>
        <w:pStyle w:val="CommentText"/>
      </w:pPr>
      <w:r>
        <w:rPr>
          <w:rStyle w:val="CommentReference"/>
        </w:rPr>
        <w:annotationRef/>
      </w:r>
      <w:r>
        <w:t>I find this question somewhat ambiguous. It is not clear to me if the goal of the experiment is to determine the distance of a particular observed roll, or of the mean of an infinite population of rolls. In metrology we would generally be more interested in the latter than the former. If that is the case, however, I think that student B might have made the best answer. Student D has only accounted for the uncertainty from the resolution of the ruler and not the random error associated with the act of rolling the ball, which is likely to be the dominant source of uncertainty in this case. I agree that it is important to realize that even a single measurement has uncertainty, which taking resolution into account makes more concrete, but when uncertainty is quoted all plausible sources of uncertainty should be accounted for. This could possibly be worked out by asking the students for a lower bound on the uncertainty given the available information.</w:t>
      </w:r>
    </w:p>
    <w:p w14:paraId="6447F29F" w14:textId="77777777" w:rsidR="00CE3AD3" w:rsidRDefault="00CE3AD3">
      <w:pPr>
        <w:pStyle w:val="CommentText"/>
      </w:pPr>
    </w:p>
    <w:p w14:paraId="5874D349" w14:textId="2EE227EF" w:rsidR="00CE3AD3" w:rsidRDefault="00CE3AD3">
      <w:pPr>
        <w:pStyle w:val="CommentText"/>
      </w:pPr>
      <w:r>
        <w:t>Given the spacing of millimeter marks on the other side of the ruler, one could also argue that the resolution of this ruler is better than 1/8 inch.</w:t>
      </w:r>
    </w:p>
  </w:comment>
  <w:comment w:id="231" w:author="Author" w:initials="A">
    <w:p w14:paraId="2159B8B3" w14:textId="6F87B290" w:rsidR="00CE3AD3" w:rsidRDefault="00CE3AD3">
      <w:pPr>
        <w:pStyle w:val="CommentText"/>
      </w:pPr>
      <w:r>
        <w:rPr>
          <w:rStyle w:val="CommentReference"/>
        </w:rPr>
        <w:annotationRef/>
      </w:r>
      <w:r>
        <w:t xml:space="preserve">I find this question problematic too. It focuses on the sample results rather than the true underlying parameter values that are the real quantities of interest in a situation like this. If a </w:t>
      </w:r>
      <w:proofErr w:type="spellStart"/>
      <w:r>
        <w:t>metrologist</w:t>
      </w:r>
      <w:proofErr w:type="spellEnd"/>
      <w:r>
        <w:t xml:space="preserve"> asked me if we could conclude different operators had different levels of variation in their measurement results using this data I would definitely say no. I would then go on to explain that the small differences observed among these sample standard deviations (or variances) are not going to be statistically significant with only three measurements/operator. To demonstrate I would then show the </w:t>
      </w:r>
      <w:proofErr w:type="spellStart"/>
      <w:r>
        <w:t>metrologist</w:t>
      </w:r>
      <w:proofErr w:type="spellEnd"/>
      <w:r>
        <w:t xml:space="preserve"> the results from the Brown-Forsythe or </w:t>
      </w:r>
      <w:proofErr w:type="spellStart"/>
      <w:r>
        <w:t>Levene</w:t>
      </w:r>
      <w:proofErr w:type="spellEnd"/>
      <w:r>
        <w:t xml:space="preserve"> tests using his or her data.</w:t>
      </w:r>
    </w:p>
    <w:p w14:paraId="0A0F63FA" w14:textId="77777777" w:rsidR="00CE3AD3" w:rsidRDefault="00CE3AD3">
      <w:pPr>
        <w:pStyle w:val="CommentText"/>
      </w:pPr>
    </w:p>
    <w:p w14:paraId="56760520" w14:textId="2C6E38D2" w:rsidR="00CE3AD3" w:rsidRDefault="00CE3AD3">
      <w:pPr>
        <w:pStyle w:val="CommentText"/>
      </w:pPr>
      <w:r>
        <w:t>This might be fixed by showing a lot more data for each operator. With enough data any difference in the sample results really would indicate a difference in the true standard deviations for each operator as well. Alternatively you could make the differences between the operators much more extreme.</w:t>
      </w:r>
    </w:p>
  </w:comment>
  <w:comment w:id="234" w:author="Author" w:initials="A">
    <w:p w14:paraId="5957E1C9" w14:textId="6EC67A9B" w:rsidR="00CE3AD3" w:rsidRDefault="00CE3AD3">
      <w:pPr>
        <w:pStyle w:val="CommentText"/>
      </w:pPr>
      <w:r>
        <w:rPr>
          <w:rStyle w:val="CommentReference"/>
        </w:rPr>
        <w:annotationRef/>
      </w:r>
      <w:r>
        <w:t>This question is better since it makes clear that the quantity of interest is the sample value, which I would emphasize by explicitly modifying each occurrence of “standard deviation” as marked.</w:t>
      </w:r>
    </w:p>
  </w:comment>
  <w:comment w:id="242" w:author="Author" w:initials="A">
    <w:p w14:paraId="3F2989D9" w14:textId="140C74CA" w:rsidR="00CE3AD3" w:rsidRDefault="00CE3AD3">
      <w:pPr>
        <w:pStyle w:val="CommentText"/>
      </w:pPr>
      <w:r>
        <w:rPr>
          <w:rStyle w:val="CommentReference"/>
        </w:rPr>
        <w:annotationRef/>
      </w:r>
      <w:r>
        <w:t>Excellent! I agree this is very encouraging.</w:t>
      </w:r>
    </w:p>
  </w:comment>
  <w:comment w:id="243" w:author="Author" w:initials="A">
    <w:p w14:paraId="3CE91478" w14:textId="4F5A82D8" w:rsidR="00CE3AD3" w:rsidRDefault="00CE3AD3">
      <w:pPr>
        <w:pStyle w:val="CommentText"/>
      </w:pPr>
      <w:r>
        <w:rPr>
          <w:rStyle w:val="CommentReference"/>
        </w:rPr>
        <w:annotationRef/>
      </w:r>
      <w:r>
        <w:t>This is also a good point and another encouraging result.</w:t>
      </w:r>
    </w:p>
  </w:comment>
  <w:comment w:id="248" w:author="Author" w:initials="A">
    <w:p w14:paraId="7116AF40" w14:textId="5C6F5D1D" w:rsidR="00CE3AD3" w:rsidRDefault="00CE3AD3">
      <w:pPr>
        <w:pStyle w:val="CommentText"/>
      </w:pPr>
      <w:r>
        <w:rPr>
          <w:rStyle w:val="CommentReference"/>
        </w:rPr>
        <w:annotationRef/>
      </w:r>
      <w:r>
        <w:t>It would be very helpful to provide the responses that are deemed correct for these questions. It might help readers more accurately assess the benefits of using this material when teaching and would allow broader feedback to potentially sharpen or improve the questions themselves. I have marked what I think are the best answers in each case here.</w:t>
      </w:r>
    </w:p>
  </w:comment>
  <w:comment w:id="252" w:author="Author" w:initials="A">
    <w:p w14:paraId="5089546E" w14:textId="3EB0D74E" w:rsidR="00CE3AD3" w:rsidRDefault="00CE3AD3">
      <w:pPr>
        <w:pStyle w:val="CommentText"/>
      </w:pPr>
      <w:r>
        <w:rPr>
          <w:rStyle w:val="CommentReference"/>
        </w:rPr>
        <w:annotationRef/>
      </w:r>
      <w:r>
        <w:t>I don’t think there is enough information here to determine whether A, B, or C is correct. To know that we would have to know how the information gained from further rolls would impact the uncertainty of the measurement result in general and how the uncertainty that could be reported for the measurement based on these two rolls compared to the accuracy needed to achieve the goal of experiment.</w:t>
      </w:r>
    </w:p>
  </w:comment>
  <w:comment w:id="264" w:author="Author" w:initials="A">
    <w:p w14:paraId="0E0CA503" w14:textId="2FC763BB" w:rsidR="00CE3AD3" w:rsidRDefault="00CE3AD3">
      <w:pPr>
        <w:pStyle w:val="CommentText"/>
      </w:pPr>
      <w:r>
        <w:rPr>
          <w:rStyle w:val="CommentReference"/>
        </w:rPr>
        <w:annotationRef/>
      </w:r>
      <w:r>
        <w:t xml:space="preserve">Like some of the questions about the experiment with the ball, this question only provides an assessment from one source of uncertainty, so it is difficult to feel that the expected answer is really accurate from a metrological point of view. Mass measurements are generally subject to random measurement errors associated with the use of the balance or scale as well as calibration error and rounding errors caused by the resolution of the measurement display </w:t>
      </w:r>
      <w:proofErr w:type="gramStart"/>
      <w:r>
        <w:t>( and</w:t>
      </w:r>
      <w:proofErr w:type="gramEnd"/>
      <w:r>
        <w:t xml:space="preserve"> many other sources of uncertainty). I have tried to suggest some wording changes that might help make the desired answer more accurate without making things too detailed and potentially confusing.</w:t>
      </w:r>
    </w:p>
  </w:comment>
  <w:comment w:id="273" w:author="Author" w:initials="A">
    <w:p w14:paraId="70D422F5" w14:textId="1E4E40C7" w:rsidR="00CE3AD3" w:rsidRDefault="00CE3AD3">
      <w:pPr>
        <w:pStyle w:val="CommentText"/>
      </w:pPr>
      <w:r>
        <w:rPr>
          <w:rStyle w:val="CommentReference"/>
        </w:rPr>
        <w:annotationRef/>
      </w:r>
      <w:r>
        <w:t>None of the four answers for this question seem completely correct to me. I think the correct answer is that there is no statistical evidence of a difference in variability between these operators. I don’t reach this conclusion simply because the ranges of each operator’s measurements are about the same, however. It is also important to note that no evidence of a difference does not mean there is no difference. This data just doesn’t offer much proof that a difference exists.</w:t>
      </w:r>
    </w:p>
  </w:comment>
  <w:comment w:id="274" w:author="Author" w:initials="A">
    <w:p w14:paraId="5D3E9D47" w14:textId="3B17D0B5" w:rsidR="00CE3AD3" w:rsidRDefault="00CE3AD3">
      <w:pPr>
        <w:pStyle w:val="CommentText"/>
      </w:pPr>
      <w:r>
        <w:rPr>
          <w:rStyle w:val="CommentReference"/>
        </w:rPr>
        <w:annotationRef/>
      </w:r>
      <w:r>
        <w:t>None of the answers provided really seems correct to me either.  Even with observed an difference of this size I don’t think one could conclude there is statistical evidence of a true difference between the operators.</w:t>
      </w:r>
    </w:p>
  </w:comment>
  <w:comment w:id="275" w:author="Author" w:initials="A">
    <w:p w14:paraId="22C59EF7" w14:textId="7450B293" w:rsidR="00CE3AD3" w:rsidRDefault="00CE3AD3">
      <w:pPr>
        <w:pStyle w:val="CommentText"/>
      </w:pPr>
      <w:r>
        <w:rPr>
          <w:rStyle w:val="CommentReference"/>
        </w:rPr>
        <w:annotationRef/>
      </w:r>
      <w:r>
        <w:t>Same comment as given for question 10 also applies here.</w:t>
      </w:r>
    </w:p>
  </w:comment>
  <w:comment w:id="276" w:author="Author" w:initials="A">
    <w:p w14:paraId="7861F6C7" w14:textId="1BAE955C" w:rsidR="00CE3AD3" w:rsidRDefault="00CE3AD3">
      <w:pPr>
        <w:pStyle w:val="CommentText"/>
      </w:pPr>
      <w:r>
        <w:rPr>
          <w:rStyle w:val="CommentReference"/>
        </w:rPr>
        <w:annotationRef/>
      </w:r>
      <w:r>
        <w:t>Questions 12 and 13 have similar issues to those comparing operators, except here it seems less likely that the level of measurement variation might depend on the factor whose levels have been varied. Because there is more data, smaller differences in observed variability might be significant. From the graphics alone, however, I would not conclude that there are any differences in the level of measurement variability across parts.</w:t>
      </w:r>
    </w:p>
  </w:comment>
  <w:comment w:id="307" w:author="Author" w:initials="A">
    <w:p w14:paraId="0518676A" w14:textId="39F6116A" w:rsidR="00CE3AD3" w:rsidRDefault="00CE3AD3">
      <w:pPr>
        <w:pStyle w:val="CommentText"/>
      </w:pPr>
      <w:r>
        <w:rPr>
          <w:rStyle w:val="CommentReference"/>
        </w:rPr>
        <w:annotationRef/>
      </w:r>
      <w:r>
        <w:t>I suggest this change because I am assuming when the students actually saw this questionnaire the coding was not indicated.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A08F97" w14:textId="77777777" w:rsidR="00B41F8D" w:rsidRDefault="00B41F8D" w:rsidP="00EF2F87">
      <w:pPr>
        <w:spacing w:after="0" w:line="240" w:lineRule="auto"/>
      </w:pPr>
      <w:r>
        <w:separator/>
      </w:r>
    </w:p>
  </w:endnote>
  <w:endnote w:type="continuationSeparator" w:id="0">
    <w:p w14:paraId="690823EB" w14:textId="77777777" w:rsidR="00B41F8D" w:rsidRDefault="00B41F8D" w:rsidP="00EF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onaco">
    <w:panose1 w:val="00000000000000000000"/>
    <w:charset w:val="00"/>
    <w:family w:val="modern"/>
    <w:notTrueType/>
    <w:pitch w:val="fixed"/>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dvPSA88A">
    <w:panose1 w:val="00000000000000000000"/>
    <w:charset w:val="4D"/>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663A5" w14:textId="77777777" w:rsidR="00CE3AD3" w:rsidRDefault="00CE3A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78355" w14:textId="77777777" w:rsidR="00CE3AD3" w:rsidRPr="00E26A90" w:rsidRDefault="00CE3AD3" w:rsidP="00E26A9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373B3" w14:textId="77777777" w:rsidR="00CE3AD3" w:rsidRDefault="00CE3A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70F043" w14:textId="77777777" w:rsidR="00B41F8D" w:rsidRDefault="00B41F8D" w:rsidP="00EF2F87">
      <w:pPr>
        <w:spacing w:after="0" w:line="240" w:lineRule="auto"/>
      </w:pPr>
      <w:r>
        <w:separator/>
      </w:r>
    </w:p>
  </w:footnote>
  <w:footnote w:type="continuationSeparator" w:id="0">
    <w:p w14:paraId="199E0DFD" w14:textId="77777777" w:rsidR="00B41F8D" w:rsidRDefault="00B41F8D" w:rsidP="00EF2F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779866" w14:textId="77777777" w:rsidR="00CE3AD3" w:rsidRDefault="00CE3A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6A827" w14:textId="77777777" w:rsidR="00CE3AD3" w:rsidRDefault="00CE3A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EDCAA" w14:textId="77777777" w:rsidR="00CE3AD3" w:rsidRDefault="00CE3A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30AF89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B07218"/>
    <w:multiLevelType w:val="hybridMultilevel"/>
    <w:tmpl w:val="82707A1E"/>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1548C6"/>
    <w:multiLevelType w:val="hybridMultilevel"/>
    <w:tmpl w:val="1AC67184"/>
    <w:lvl w:ilvl="0" w:tplc="68560668">
      <w:start w:val="1"/>
      <w:numFmt w:val="decimal"/>
      <w:lvlText w:val="%1."/>
      <w:lvlJc w:val="left"/>
      <w:pPr>
        <w:ind w:left="720" w:hanging="360"/>
      </w:pPr>
      <w:rPr>
        <w:rFonts w:ascii="Times New Roman" w:hAnsi="Times New Roman"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5F488B"/>
    <w:multiLevelType w:val="hybridMultilevel"/>
    <w:tmpl w:val="266E9A96"/>
    <w:lvl w:ilvl="0" w:tplc="3EBAD2B8">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DD1726"/>
    <w:multiLevelType w:val="hybridMultilevel"/>
    <w:tmpl w:val="7C60E614"/>
    <w:lvl w:ilvl="0" w:tplc="B718C490">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2607EB"/>
    <w:multiLevelType w:val="hybridMultilevel"/>
    <w:tmpl w:val="FF864E0C"/>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DB79EC"/>
    <w:multiLevelType w:val="hybridMultilevel"/>
    <w:tmpl w:val="5094D8A6"/>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687448"/>
    <w:multiLevelType w:val="hybridMultilevel"/>
    <w:tmpl w:val="6142A78E"/>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FE57FC"/>
    <w:multiLevelType w:val="hybridMultilevel"/>
    <w:tmpl w:val="4D24F488"/>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26271A"/>
    <w:multiLevelType w:val="hybridMultilevel"/>
    <w:tmpl w:val="A9746DF8"/>
    <w:lvl w:ilvl="0" w:tplc="CE3212A4">
      <w:start w:val="1"/>
      <w:numFmt w:val="lowerLetter"/>
      <w:lvlText w:val="(%1)"/>
      <w:lvlJc w:val="left"/>
      <w:pPr>
        <w:ind w:left="720" w:hanging="360"/>
      </w:pPr>
      <w:rPr>
        <w:rFonts w:hint="default"/>
        <w:b w:val="0"/>
        <w:bCs w:val="0"/>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8011AB"/>
    <w:multiLevelType w:val="hybridMultilevel"/>
    <w:tmpl w:val="025251AE"/>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90224C"/>
    <w:multiLevelType w:val="hybridMultilevel"/>
    <w:tmpl w:val="E3B420D4"/>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E31B6E"/>
    <w:multiLevelType w:val="hybridMultilevel"/>
    <w:tmpl w:val="0D1AEE44"/>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E31001"/>
    <w:multiLevelType w:val="hybridMultilevel"/>
    <w:tmpl w:val="5226FF10"/>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1B696A"/>
    <w:multiLevelType w:val="hybridMultilevel"/>
    <w:tmpl w:val="AC62C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D232C5"/>
    <w:multiLevelType w:val="hybridMultilevel"/>
    <w:tmpl w:val="7DFE1020"/>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A35A2A"/>
    <w:multiLevelType w:val="hybridMultilevel"/>
    <w:tmpl w:val="95D6B032"/>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324254"/>
    <w:multiLevelType w:val="hybridMultilevel"/>
    <w:tmpl w:val="CB88AC66"/>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7D32FA"/>
    <w:multiLevelType w:val="hybridMultilevel"/>
    <w:tmpl w:val="B87ACAB2"/>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975FB8"/>
    <w:multiLevelType w:val="hybridMultilevel"/>
    <w:tmpl w:val="E34C988A"/>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FE594C"/>
    <w:multiLevelType w:val="hybridMultilevel"/>
    <w:tmpl w:val="FC084984"/>
    <w:lvl w:ilvl="0" w:tplc="6136D3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1E7639"/>
    <w:multiLevelType w:val="hybridMultilevel"/>
    <w:tmpl w:val="5FE078F2"/>
    <w:lvl w:ilvl="0" w:tplc="6E9CF00A">
      <w:start w:val="1"/>
      <w:numFmt w:val="lowerLetter"/>
      <w:lvlText w:val="(%1)"/>
      <w:lvlJc w:val="left"/>
      <w:pPr>
        <w:ind w:left="720" w:hanging="360"/>
      </w:pPr>
      <w:rPr>
        <w:rFonts w:hint="default"/>
        <w:b w:val="0"/>
        <w:bCs w:val="0"/>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343DEA"/>
    <w:multiLevelType w:val="hybridMultilevel"/>
    <w:tmpl w:val="0A4676AA"/>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F17FEA"/>
    <w:multiLevelType w:val="hybridMultilevel"/>
    <w:tmpl w:val="7DFE1020"/>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243845"/>
    <w:multiLevelType w:val="hybridMultilevel"/>
    <w:tmpl w:val="F1200F9E"/>
    <w:lvl w:ilvl="0" w:tplc="7F1252FC">
      <w:start w:val="1"/>
      <w:numFmt w:val="lowerLetter"/>
      <w:lvlText w:val="(%1)"/>
      <w:lvlJc w:val="left"/>
      <w:pPr>
        <w:ind w:left="720" w:hanging="360"/>
      </w:pPr>
      <w:rPr>
        <w:rFonts w:hint="default"/>
        <w:b w:val="0"/>
        <w:bCs w:val="0"/>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824A6A"/>
    <w:multiLevelType w:val="hybridMultilevel"/>
    <w:tmpl w:val="FC0AAEA0"/>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A70876"/>
    <w:multiLevelType w:val="hybridMultilevel"/>
    <w:tmpl w:val="974E288C"/>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D86D55"/>
    <w:multiLevelType w:val="hybridMultilevel"/>
    <w:tmpl w:val="5DB0A456"/>
    <w:lvl w:ilvl="0" w:tplc="02967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
  </w:num>
  <w:num w:numId="3">
    <w:abstractNumId w:val="0"/>
  </w:num>
  <w:num w:numId="4">
    <w:abstractNumId w:val="14"/>
  </w:num>
  <w:num w:numId="5">
    <w:abstractNumId w:val="2"/>
  </w:num>
  <w:num w:numId="6">
    <w:abstractNumId w:val="12"/>
  </w:num>
  <w:num w:numId="7">
    <w:abstractNumId w:val="10"/>
  </w:num>
  <w:num w:numId="8">
    <w:abstractNumId w:val="13"/>
  </w:num>
  <w:num w:numId="9">
    <w:abstractNumId w:val="1"/>
  </w:num>
  <w:num w:numId="10">
    <w:abstractNumId w:val="6"/>
  </w:num>
  <w:num w:numId="11">
    <w:abstractNumId w:val="23"/>
  </w:num>
  <w:num w:numId="12">
    <w:abstractNumId w:val="26"/>
  </w:num>
  <w:num w:numId="13">
    <w:abstractNumId w:val="25"/>
  </w:num>
  <w:num w:numId="14">
    <w:abstractNumId w:val="18"/>
  </w:num>
  <w:num w:numId="15">
    <w:abstractNumId w:val="22"/>
  </w:num>
  <w:num w:numId="16">
    <w:abstractNumId w:val="5"/>
  </w:num>
  <w:num w:numId="17">
    <w:abstractNumId w:val="17"/>
  </w:num>
  <w:num w:numId="18">
    <w:abstractNumId w:val="8"/>
  </w:num>
  <w:num w:numId="19">
    <w:abstractNumId w:val="19"/>
  </w:num>
  <w:num w:numId="20">
    <w:abstractNumId w:val="15"/>
  </w:num>
  <w:num w:numId="21">
    <w:abstractNumId w:val="7"/>
  </w:num>
  <w:num w:numId="22">
    <w:abstractNumId w:val="11"/>
  </w:num>
  <w:num w:numId="23">
    <w:abstractNumId w:val="16"/>
  </w:num>
  <w:num w:numId="24">
    <w:abstractNumId w:val="27"/>
  </w:num>
  <w:num w:numId="25">
    <w:abstractNumId w:val="9"/>
  </w:num>
  <w:num w:numId="26">
    <w:abstractNumId w:val="24"/>
  </w:num>
  <w:num w:numId="27">
    <w:abstractNumId w:val="21"/>
  </w:num>
  <w:num w:numId="28">
    <w:abstractNumId w:val="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4"/>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672F"/>
    <w:rsid w:val="00000118"/>
    <w:rsid w:val="00000AE3"/>
    <w:rsid w:val="00002099"/>
    <w:rsid w:val="0000294E"/>
    <w:rsid w:val="00003C72"/>
    <w:rsid w:val="00003FCC"/>
    <w:rsid w:val="000045AE"/>
    <w:rsid w:val="00005D64"/>
    <w:rsid w:val="000060F6"/>
    <w:rsid w:val="00006F35"/>
    <w:rsid w:val="0000710E"/>
    <w:rsid w:val="00010571"/>
    <w:rsid w:val="00010F48"/>
    <w:rsid w:val="00012E51"/>
    <w:rsid w:val="00012F81"/>
    <w:rsid w:val="000130A1"/>
    <w:rsid w:val="00013638"/>
    <w:rsid w:val="00013E73"/>
    <w:rsid w:val="00014128"/>
    <w:rsid w:val="00014568"/>
    <w:rsid w:val="00015C94"/>
    <w:rsid w:val="0001664E"/>
    <w:rsid w:val="000169E6"/>
    <w:rsid w:val="00016AD7"/>
    <w:rsid w:val="00016CC0"/>
    <w:rsid w:val="00017A81"/>
    <w:rsid w:val="00020944"/>
    <w:rsid w:val="00021AE4"/>
    <w:rsid w:val="00021C2A"/>
    <w:rsid w:val="0002235A"/>
    <w:rsid w:val="0002557F"/>
    <w:rsid w:val="0002652A"/>
    <w:rsid w:val="000318E1"/>
    <w:rsid w:val="00031A7C"/>
    <w:rsid w:val="000346B7"/>
    <w:rsid w:val="000349D9"/>
    <w:rsid w:val="00034C50"/>
    <w:rsid w:val="00035219"/>
    <w:rsid w:val="000358C2"/>
    <w:rsid w:val="0004065D"/>
    <w:rsid w:val="00040A2D"/>
    <w:rsid w:val="0004120A"/>
    <w:rsid w:val="00041668"/>
    <w:rsid w:val="00041DF7"/>
    <w:rsid w:val="00042349"/>
    <w:rsid w:val="00042CD6"/>
    <w:rsid w:val="000431BC"/>
    <w:rsid w:val="0004454E"/>
    <w:rsid w:val="00046121"/>
    <w:rsid w:val="00046F41"/>
    <w:rsid w:val="000472AC"/>
    <w:rsid w:val="00047A40"/>
    <w:rsid w:val="00050089"/>
    <w:rsid w:val="000521DE"/>
    <w:rsid w:val="00052490"/>
    <w:rsid w:val="000531FB"/>
    <w:rsid w:val="00053C61"/>
    <w:rsid w:val="0005492B"/>
    <w:rsid w:val="00055B19"/>
    <w:rsid w:val="0005767B"/>
    <w:rsid w:val="00060848"/>
    <w:rsid w:val="00061EC2"/>
    <w:rsid w:val="0006234D"/>
    <w:rsid w:val="00062372"/>
    <w:rsid w:val="000624F1"/>
    <w:rsid w:val="00063C85"/>
    <w:rsid w:val="000648BE"/>
    <w:rsid w:val="00065415"/>
    <w:rsid w:val="0006545E"/>
    <w:rsid w:val="000655F2"/>
    <w:rsid w:val="0006670D"/>
    <w:rsid w:val="000674C5"/>
    <w:rsid w:val="00067503"/>
    <w:rsid w:val="000709EE"/>
    <w:rsid w:val="00070DDE"/>
    <w:rsid w:val="00071151"/>
    <w:rsid w:val="00072897"/>
    <w:rsid w:val="00072D85"/>
    <w:rsid w:val="00074E25"/>
    <w:rsid w:val="00076730"/>
    <w:rsid w:val="00076FB1"/>
    <w:rsid w:val="000779BB"/>
    <w:rsid w:val="00082844"/>
    <w:rsid w:val="00082D43"/>
    <w:rsid w:val="000845B8"/>
    <w:rsid w:val="00084767"/>
    <w:rsid w:val="000878F6"/>
    <w:rsid w:val="00087F60"/>
    <w:rsid w:val="0009112F"/>
    <w:rsid w:val="0009131E"/>
    <w:rsid w:val="000914B6"/>
    <w:rsid w:val="00092834"/>
    <w:rsid w:val="000934E8"/>
    <w:rsid w:val="000935FA"/>
    <w:rsid w:val="00093730"/>
    <w:rsid w:val="00093A25"/>
    <w:rsid w:val="00093A87"/>
    <w:rsid w:val="000941C9"/>
    <w:rsid w:val="000942A4"/>
    <w:rsid w:val="00096116"/>
    <w:rsid w:val="0009657D"/>
    <w:rsid w:val="00097F00"/>
    <w:rsid w:val="000A065F"/>
    <w:rsid w:val="000A1763"/>
    <w:rsid w:val="000A4ACF"/>
    <w:rsid w:val="000A4DF1"/>
    <w:rsid w:val="000A6D70"/>
    <w:rsid w:val="000B2D55"/>
    <w:rsid w:val="000B3B5A"/>
    <w:rsid w:val="000B5139"/>
    <w:rsid w:val="000B57C5"/>
    <w:rsid w:val="000B5CBC"/>
    <w:rsid w:val="000B6BDC"/>
    <w:rsid w:val="000B787C"/>
    <w:rsid w:val="000B78EA"/>
    <w:rsid w:val="000C339C"/>
    <w:rsid w:val="000C517C"/>
    <w:rsid w:val="000C54EE"/>
    <w:rsid w:val="000C774B"/>
    <w:rsid w:val="000D0393"/>
    <w:rsid w:val="000D2DF9"/>
    <w:rsid w:val="000D3083"/>
    <w:rsid w:val="000D3286"/>
    <w:rsid w:val="000D561F"/>
    <w:rsid w:val="000D7B19"/>
    <w:rsid w:val="000D7DFB"/>
    <w:rsid w:val="000E0CF0"/>
    <w:rsid w:val="000E463B"/>
    <w:rsid w:val="000E649D"/>
    <w:rsid w:val="000E6A67"/>
    <w:rsid w:val="000E6B14"/>
    <w:rsid w:val="000E6D65"/>
    <w:rsid w:val="000F052D"/>
    <w:rsid w:val="000F123B"/>
    <w:rsid w:val="000F16E7"/>
    <w:rsid w:val="000F1FE9"/>
    <w:rsid w:val="000F2328"/>
    <w:rsid w:val="000F2561"/>
    <w:rsid w:val="000F4779"/>
    <w:rsid w:val="000F5AB8"/>
    <w:rsid w:val="000F605E"/>
    <w:rsid w:val="000F7A80"/>
    <w:rsid w:val="000F7CEB"/>
    <w:rsid w:val="00104F36"/>
    <w:rsid w:val="00105678"/>
    <w:rsid w:val="00110517"/>
    <w:rsid w:val="0011327F"/>
    <w:rsid w:val="0011331E"/>
    <w:rsid w:val="00113A1B"/>
    <w:rsid w:val="0011484A"/>
    <w:rsid w:val="00114E29"/>
    <w:rsid w:val="00115610"/>
    <w:rsid w:val="00115819"/>
    <w:rsid w:val="00115A26"/>
    <w:rsid w:val="00116A49"/>
    <w:rsid w:val="0012023B"/>
    <w:rsid w:val="00120A3E"/>
    <w:rsid w:val="00120ED6"/>
    <w:rsid w:val="00125200"/>
    <w:rsid w:val="00126473"/>
    <w:rsid w:val="00126BAD"/>
    <w:rsid w:val="00127F12"/>
    <w:rsid w:val="001313A5"/>
    <w:rsid w:val="00132017"/>
    <w:rsid w:val="0013236E"/>
    <w:rsid w:val="0013376B"/>
    <w:rsid w:val="001356D9"/>
    <w:rsid w:val="001360DF"/>
    <w:rsid w:val="00137901"/>
    <w:rsid w:val="001401AC"/>
    <w:rsid w:val="001409FA"/>
    <w:rsid w:val="00141564"/>
    <w:rsid w:val="0014195A"/>
    <w:rsid w:val="00143218"/>
    <w:rsid w:val="00146B21"/>
    <w:rsid w:val="00147977"/>
    <w:rsid w:val="00150548"/>
    <w:rsid w:val="00150BA8"/>
    <w:rsid w:val="00151254"/>
    <w:rsid w:val="001533A6"/>
    <w:rsid w:val="00160A22"/>
    <w:rsid w:val="0016115C"/>
    <w:rsid w:val="001623E9"/>
    <w:rsid w:val="00164036"/>
    <w:rsid w:val="00164F66"/>
    <w:rsid w:val="00165DCC"/>
    <w:rsid w:val="00165F7F"/>
    <w:rsid w:val="0016620D"/>
    <w:rsid w:val="00167F20"/>
    <w:rsid w:val="001704B1"/>
    <w:rsid w:val="00174030"/>
    <w:rsid w:val="0017624C"/>
    <w:rsid w:val="00177346"/>
    <w:rsid w:val="00177578"/>
    <w:rsid w:val="001775CF"/>
    <w:rsid w:val="00177DB6"/>
    <w:rsid w:val="00180319"/>
    <w:rsid w:val="00181D73"/>
    <w:rsid w:val="0018206E"/>
    <w:rsid w:val="0018216A"/>
    <w:rsid w:val="0018248C"/>
    <w:rsid w:val="00182A2D"/>
    <w:rsid w:val="00182FEA"/>
    <w:rsid w:val="00184C14"/>
    <w:rsid w:val="001859C2"/>
    <w:rsid w:val="00190C4B"/>
    <w:rsid w:val="00191673"/>
    <w:rsid w:val="00191F5F"/>
    <w:rsid w:val="0019352A"/>
    <w:rsid w:val="0019481A"/>
    <w:rsid w:val="001949FA"/>
    <w:rsid w:val="00196BE8"/>
    <w:rsid w:val="00196DFD"/>
    <w:rsid w:val="001A0FD5"/>
    <w:rsid w:val="001A2F9F"/>
    <w:rsid w:val="001A3560"/>
    <w:rsid w:val="001A3F36"/>
    <w:rsid w:val="001A5136"/>
    <w:rsid w:val="001A6403"/>
    <w:rsid w:val="001A679C"/>
    <w:rsid w:val="001A7778"/>
    <w:rsid w:val="001A7909"/>
    <w:rsid w:val="001B0E6B"/>
    <w:rsid w:val="001B1811"/>
    <w:rsid w:val="001B1F48"/>
    <w:rsid w:val="001B2374"/>
    <w:rsid w:val="001B2453"/>
    <w:rsid w:val="001B4A23"/>
    <w:rsid w:val="001B5718"/>
    <w:rsid w:val="001B5A2D"/>
    <w:rsid w:val="001B68F6"/>
    <w:rsid w:val="001C0226"/>
    <w:rsid w:val="001C1787"/>
    <w:rsid w:val="001C274B"/>
    <w:rsid w:val="001C368A"/>
    <w:rsid w:val="001C421A"/>
    <w:rsid w:val="001C4627"/>
    <w:rsid w:val="001C579B"/>
    <w:rsid w:val="001C6193"/>
    <w:rsid w:val="001C61BA"/>
    <w:rsid w:val="001C67BB"/>
    <w:rsid w:val="001C6B35"/>
    <w:rsid w:val="001C6B41"/>
    <w:rsid w:val="001D17D6"/>
    <w:rsid w:val="001D22D9"/>
    <w:rsid w:val="001D2604"/>
    <w:rsid w:val="001D2FC5"/>
    <w:rsid w:val="001D3735"/>
    <w:rsid w:val="001D602D"/>
    <w:rsid w:val="001D6687"/>
    <w:rsid w:val="001E0271"/>
    <w:rsid w:val="001E0693"/>
    <w:rsid w:val="001E0D8A"/>
    <w:rsid w:val="001E119E"/>
    <w:rsid w:val="001E1DA1"/>
    <w:rsid w:val="001E42AB"/>
    <w:rsid w:val="001E56F0"/>
    <w:rsid w:val="001E6079"/>
    <w:rsid w:val="001E65CE"/>
    <w:rsid w:val="001E7F9D"/>
    <w:rsid w:val="001F1763"/>
    <w:rsid w:val="001F2927"/>
    <w:rsid w:val="001F37FA"/>
    <w:rsid w:val="001F5345"/>
    <w:rsid w:val="001F5A4D"/>
    <w:rsid w:val="001F7E6A"/>
    <w:rsid w:val="002008E0"/>
    <w:rsid w:val="0020224A"/>
    <w:rsid w:val="0020251A"/>
    <w:rsid w:val="00206A26"/>
    <w:rsid w:val="00211D3C"/>
    <w:rsid w:val="00212471"/>
    <w:rsid w:val="00212F28"/>
    <w:rsid w:val="00213A19"/>
    <w:rsid w:val="00216ACB"/>
    <w:rsid w:val="00216EFD"/>
    <w:rsid w:val="002218EB"/>
    <w:rsid w:val="0022340E"/>
    <w:rsid w:val="00223D68"/>
    <w:rsid w:val="0022469D"/>
    <w:rsid w:val="00225CE5"/>
    <w:rsid w:val="0022629F"/>
    <w:rsid w:val="00226AC8"/>
    <w:rsid w:val="00232E80"/>
    <w:rsid w:val="00233255"/>
    <w:rsid w:val="00233DE9"/>
    <w:rsid w:val="0023478E"/>
    <w:rsid w:val="00234FC7"/>
    <w:rsid w:val="002353C3"/>
    <w:rsid w:val="00235BC2"/>
    <w:rsid w:val="00235C94"/>
    <w:rsid w:val="00235F03"/>
    <w:rsid w:val="00236267"/>
    <w:rsid w:val="00236C0D"/>
    <w:rsid w:val="00240001"/>
    <w:rsid w:val="00240429"/>
    <w:rsid w:val="00243312"/>
    <w:rsid w:val="00243C39"/>
    <w:rsid w:val="00245F94"/>
    <w:rsid w:val="00250F3C"/>
    <w:rsid w:val="00250F8E"/>
    <w:rsid w:val="00251ABE"/>
    <w:rsid w:val="00252AF8"/>
    <w:rsid w:val="00253C47"/>
    <w:rsid w:val="0025561D"/>
    <w:rsid w:val="0025565C"/>
    <w:rsid w:val="00256497"/>
    <w:rsid w:val="002570EA"/>
    <w:rsid w:val="002577DC"/>
    <w:rsid w:val="00260178"/>
    <w:rsid w:val="0026071B"/>
    <w:rsid w:val="00260932"/>
    <w:rsid w:val="00261E39"/>
    <w:rsid w:val="00261E79"/>
    <w:rsid w:val="00261F62"/>
    <w:rsid w:val="002628E0"/>
    <w:rsid w:val="00264240"/>
    <w:rsid w:val="002646B2"/>
    <w:rsid w:val="00265B5D"/>
    <w:rsid w:val="00266424"/>
    <w:rsid w:val="00266A8B"/>
    <w:rsid w:val="00266E63"/>
    <w:rsid w:val="00267371"/>
    <w:rsid w:val="00267C8A"/>
    <w:rsid w:val="0027123A"/>
    <w:rsid w:val="002717DC"/>
    <w:rsid w:val="00271A6D"/>
    <w:rsid w:val="00273ACF"/>
    <w:rsid w:val="002741ED"/>
    <w:rsid w:val="002760D2"/>
    <w:rsid w:val="002812C3"/>
    <w:rsid w:val="00282528"/>
    <w:rsid w:val="00284004"/>
    <w:rsid w:val="00284444"/>
    <w:rsid w:val="0028487F"/>
    <w:rsid w:val="00284D40"/>
    <w:rsid w:val="002851CF"/>
    <w:rsid w:val="00286483"/>
    <w:rsid w:val="0028684F"/>
    <w:rsid w:val="00290D41"/>
    <w:rsid w:val="002917D4"/>
    <w:rsid w:val="00292320"/>
    <w:rsid w:val="00292324"/>
    <w:rsid w:val="00294D93"/>
    <w:rsid w:val="0029627E"/>
    <w:rsid w:val="00296C9F"/>
    <w:rsid w:val="002A06A5"/>
    <w:rsid w:val="002A1252"/>
    <w:rsid w:val="002A192C"/>
    <w:rsid w:val="002A1BA8"/>
    <w:rsid w:val="002A2D55"/>
    <w:rsid w:val="002A327F"/>
    <w:rsid w:val="002A488E"/>
    <w:rsid w:val="002A5A8A"/>
    <w:rsid w:val="002A789C"/>
    <w:rsid w:val="002B0413"/>
    <w:rsid w:val="002B10B3"/>
    <w:rsid w:val="002B1144"/>
    <w:rsid w:val="002B355D"/>
    <w:rsid w:val="002B3D60"/>
    <w:rsid w:val="002B3FD5"/>
    <w:rsid w:val="002B6053"/>
    <w:rsid w:val="002B6E51"/>
    <w:rsid w:val="002B73D1"/>
    <w:rsid w:val="002C109E"/>
    <w:rsid w:val="002C19AD"/>
    <w:rsid w:val="002C26CE"/>
    <w:rsid w:val="002C2CBE"/>
    <w:rsid w:val="002C3F84"/>
    <w:rsid w:val="002C55D8"/>
    <w:rsid w:val="002C5795"/>
    <w:rsid w:val="002C5848"/>
    <w:rsid w:val="002C58D1"/>
    <w:rsid w:val="002C5AFF"/>
    <w:rsid w:val="002C6889"/>
    <w:rsid w:val="002C6BEB"/>
    <w:rsid w:val="002D0555"/>
    <w:rsid w:val="002D1904"/>
    <w:rsid w:val="002D20C4"/>
    <w:rsid w:val="002D23BA"/>
    <w:rsid w:val="002D27B8"/>
    <w:rsid w:val="002D33FF"/>
    <w:rsid w:val="002D3AE4"/>
    <w:rsid w:val="002D6492"/>
    <w:rsid w:val="002D795D"/>
    <w:rsid w:val="002D7976"/>
    <w:rsid w:val="002E09C3"/>
    <w:rsid w:val="002E0EB4"/>
    <w:rsid w:val="002E3435"/>
    <w:rsid w:val="002E3E28"/>
    <w:rsid w:val="002E4621"/>
    <w:rsid w:val="002E5E42"/>
    <w:rsid w:val="002E6378"/>
    <w:rsid w:val="002E6B27"/>
    <w:rsid w:val="002E77E2"/>
    <w:rsid w:val="002F18AA"/>
    <w:rsid w:val="002F1B00"/>
    <w:rsid w:val="002F1EA2"/>
    <w:rsid w:val="002F282D"/>
    <w:rsid w:val="002F2C57"/>
    <w:rsid w:val="002F2CD2"/>
    <w:rsid w:val="002F4254"/>
    <w:rsid w:val="002F5CBB"/>
    <w:rsid w:val="002F7F0A"/>
    <w:rsid w:val="00300098"/>
    <w:rsid w:val="003000AB"/>
    <w:rsid w:val="003020E4"/>
    <w:rsid w:val="00306725"/>
    <w:rsid w:val="00306D43"/>
    <w:rsid w:val="003101B3"/>
    <w:rsid w:val="003104FC"/>
    <w:rsid w:val="00311479"/>
    <w:rsid w:val="00311862"/>
    <w:rsid w:val="00311A87"/>
    <w:rsid w:val="003139A8"/>
    <w:rsid w:val="00314286"/>
    <w:rsid w:val="00314679"/>
    <w:rsid w:val="0031537A"/>
    <w:rsid w:val="0031608B"/>
    <w:rsid w:val="00316EA8"/>
    <w:rsid w:val="00317ABF"/>
    <w:rsid w:val="00317BE9"/>
    <w:rsid w:val="00317EB5"/>
    <w:rsid w:val="003211E8"/>
    <w:rsid w:val="00321675"/>
    <w:rsid w:val="0032195C"/>
    <w:rsid w:val="00321F5C"/>
    <w:rsid w:val="0032366E"/>
    <w:rsid w:val="00324E69"/>
    <w:rsid w:val="0032656A"/>
    <w:rsid w:val="00326FEE"/>
    <w:rsid w:val="00327F5E"/>
    <w:rsid w:val="003312CC"/>
    <w:rsid w:val="00331B44"/>
    <w:rsid w:val="003324CD"/>
    <w:rsid w:val="00333039"/>
    <w:rsid w:val="00333D9E"/>
    <w:rsid w:val="00333ECC"/>
    <w:rsid w:val="00334CBD"/>
    <w:rsid w:val="00336449"/>
    <w:rsid w:val="00336500"/>
    <w:rsid w:val="0033746F"/>
    <w:rsid w:val="0033752C"/>
    <w:rsid w:val="00337DEA"/>
    <w:rsid w:val="00340920"/>
    <w:rsid w:val="00341DF2"/>
    <w:rsid w:val="00342A46"/>
    <w:rsid w:val="003440B9"/>
    <w:rsid w:val="00344B45"/>
    <w:rsid w:val="00344B86"/>
    <w:rsid w:val="0034557C"/>
    <w:rsid w:val="0034572C"/>
    <w:rsid w:val="0034615C"/>
    <w:rsid w:val="003462CD"/>
    <w:rsid w:val="00346B74"/>
    <w:rsid w:val="003474C1"/>
    <w:rsid w:val="00347A2D"/>
    <w:rsid w:val="00350651"/>
    <w:rsid w:val="0035104A"/>
    <w:rsid w:val="00351F99"/>
    <w:rsid w:val="00352171"/>
    <w:rsid w:val="00352A2E"/>
    <w:rsid w:val="00352EF2"/>
    <w:rsid w:val="00353C18"/>
    <w:rsid w:val="003629CB"/>
    <w:rsid w:val="003633AF"/>
    <w:rsid w:val="00366634"/>
    <w:rsid w:val="00366C1B"/>
    <w:rsid w:val="0036789B"/>
    <w:rsid w:val="00372492"/>
    <w:rsid w:val="003725B1"/>
    <w:rsid w:val="00372B9E"/>
    <w:rsid w:val="003737FB"/>
    <w:rsid w:val="00373902"/>
    <w:rsid w:val="0037405C"/>
    <w:rsid w:val="00380888"/>
    <w:rsid w:val="00380CA7"/>
    <w:rsid w:val="003818AD"/>
    <w:rsid w:val="00382F92"/>
    <w:rsid w:val="00383C9C"/>
    <w:rsid w:val="00385A5B"/>
    <w:rsid w:val="00385AFB"/>
    <w:rsid w:val="0038608A"/>
    <w:rsid w:val="00386588"/>
    <w:rsid w:val="003875AD"/>
    <w:rsid w:val="00390DB0"/>
    <w:rsid w:val="00391072"/>
    <w:rsid w:val="00393147"/>
    <w:rsid w:val="00393B34"/>
    <w:rsid w:val="0039472A"/>
    <w:rsid w:val="00395BA5"/>
    <w:rsid w:val="00397434"/>
    <w:rsid w:val="00397496"/>
    <w:rsid w:val="003975B1"/>
    <w:rsid w:val="003A0012"/>
    <w:rsid w:val="003A0563"/>
    <w:rsid w:val="003A0B17"/>
    <w:rsid w:val="003A0E76"/>
    <w:rsid w:val="003A27A2"/>
    <w:rsid w:val="003A33F6"/>
    <w:rsid w:val="003A51BD"/>
    <w:rsid w:val="003A5726"/>
    <w:rsid w:val="003A5E18"/>
    <w:rsid w:val="003A66A4"/>
    <w:rsid w:val="003B12FC"/>
    <w:rsid w:val="003B160A"/>
    <w:rsid w:val="003B2814"/>
    <w:rsid w:val="003B29CC"/>
    <w:rsid w:val="003B547D"/>
    <w:rsid w:val="003B5821"/>
    <w:rsid w:val="003B599C"/>
    <w:rsid w:val="003B6378"/>
    <w:rsid w:val="003B718B"/>
    <w:rsid w:val="003B72E6"/>
    <w:rsid w:val="003B7563"/>
    <w:rsid w:val="003C2550"/>
    <w:rsid w:val="003C3323"/>
    <w:rsid w:val="003C4880"/>
    <w:rsid w:val="003C4914"/>
    <w:rsid w:val="003C69F3"/>
    <w:rsid w:val="003C7404"/>
    <w:rsid w:val="003C7456"/>
    <w:rsid w:val="003C755C"/>
    <w:rsid w:val="003C761A"/>
    <w:rsid w:val="003C7738"/>
    <w:rsid w:val="003D38F4"/>
    <w:rsid w:val="003D3FD1"/>
    <w:rsid w:val="003D3FD2"/>
    <w:rsid w:val="003D4944"/>
    <w:rsid w:val="003D6888"/>
    <w:rsid w:val="003D7310"/>
    <w:rsid w:val="003D7BF1"/>
    <w:rsid w:val="003E013D"/>
    <w:rsid w:val="003E0C22"/>
    <w:rsid w:val="003E1AA2"/>
    <w:rsid w:val="003E2780"/>
    <w:rsid w:val="003E27D8"/>
    <w:rsid w:val="003E3D81"/>
    <w:rsid w:val="003E580F"/>
    <w:rsid w:val="003E6445"/>
    <w:rsid w:val="003E684C"/>
    <w:rsid w:val="003E7800"/>
    <w:rsid w:val="003E7D41"/>
    <w:rsid w:val="003E7F7B"/>
    <w:rsid w:val="003F1CB9"/>
    <w:rsid w:val="003F2FB2"/>
    <w:rsid w:val="003F34E7"/>
    <w:rsid w:val="003F3CF5"/>
    <w:rsid w:val="003F4AB2"/>
    <w:rsid w:val="003F5C96"/>
    <w:rsid w:val="003F64C0"/>
    <w:rsid w:val="003F6F3A"/>
    <w:rsid w:val="003F6F4D"/>
    <w:rsid w:val="003F705F"/>
    <w:rsid w:val="0040175D"/>
    <w:rsid w:val="00401A2B"/>
    <w:rsid w:val="00403B62"/>
    <w:rsid w:val="00405B4B"/>
    <w:rsid w:val="00405B75"/>
    <w:rsid w:val="00406E4B"/>
    <w:rsid w:val="00407962"/>
    <w:rsid w:val="00407DA0"/>
    <w:rsid w:val="00410820"/>
    <w:rsid w:val="00411EA1"/>
    <w:rsid w:val="004124B2"/>
    <w:rsid w:val="00412B2F"/>
    <w:rsid w:val="00413C59"/>
    <w:rsid w:val="0041415A"/>
    <w:rsid w:val="00414DB5"/>
    <w:rsid w:val="00417210"/>
    <w:rsid w:val="00420CF7"/>
    <w:rsid w:val="00420FBD"/>
    <w:rsid w:val="00421040"/>
    <w:rsid w:val="004212EB"/>
    <w:rsid w:val="00422EE8"/>
    <w:rsid w:val="004234BA"/>
    <w:rsid w:val="00423E26"/>
    <w:rsid w:val="00426C21"/>
    <w:rsid w:val="00426E57"/>
    <w:rsid w:val="0042728B"/>
    <w:rsid w:val="00427EEB"/>
    <w:rsid w:val="00431859"/>
    <w:rsid w:val="00431BBD"/>
    <w:rsid w:val="00431C37"/>
    <w:rsid w:val="00431F12"/>
    <w:rsid w:val="00433313"/>
    <w:rsid w:val="0043386A"/>
    <w:rsid w:val="004339DE"/>
    <w:rsid w:val="00434D50"/>
    <w:rsid w:val="00437B2A"/>
    <w:rsid w:val="00440FF9"/>
    <w:rsid w:val="004430A7"/>
    <w:rsid w:val="00443152"/>
    <w:rsid w:val="00443E00"/>
    <w:rsid w:val="00445A53"/>
    <w:rsid w:val="004518D7"/>
    <w:rsid w:val="00452FDF"/>
    <w:rsid w:val="004564E9"/>
    <w:rsid w:val="0046023E"/>
    <w:rsid w:val="004602FA"/>
    <w:rsid w:val="004623D7"/>
    <w:rsid w:val="0046265A"/>
    <w:rsid w:val="00462999"/>
    <w:rsid w:val="00462FB7"/>
    <w:rsid w:val="00464AC8"/>
    <w:rsid w:val="00470820"/>
    <w:rsid w:val="00470BF8"/>
    <w:rsid w:val="00470D79"/>
    <w:rsid w:val="0047206F"/>
    <w:rsid w:val="004729BA"/>
    <w:rsid w:val="00474CB9"/>
    <w:rsid w:val="00475ACD"/>
    <w:rsid w:val="00477255"/>
    <w:rsid w:val="004772D6"/>
    <w:rsid w:val="0047745F"/>
    <w:rsid w:val="00477502"/>
    <w:rsid w:val="0048098C"/>
    <w:rsid w:val="0048490B"/>
    <w:rsid w:val="00486615"/>
    <w:rsid w:val="00486A19"/>
    <w:rsid w:val="004874F5"/>
    <w:rsid w:val="00490445"/>
    <w:rsid w:val="00490A28"/>
    <w:rsid w:val="004913C8"/>
    <w:rsid w:val="004914BD"/>
    <w:rsid w:val="00492633"/>
    <w:rsid w:val="00493D8B"/>
    <w:rsid w:val="004949AD"/>
    <w:rsid w:val="00495C0E"/>
    <w:rsid w:val="004A1ECC"/>
    <w:rsid w:val="004A3715"/>
    <w:rsid w:val="004A4A9B"/>
    <w:rsid w:val="004A5121"/>
    <w:rsid w:val="004A7831"/>
    <w:rsid w:val="004B0BC9"/>
    <w:rsid w:val="004B0F52"/>
    <w:rsid w:val="004B11B4"/>
    <w:rsid w:val="004B25B2"/>
    <w:rsid w:val="004B2A38"/>
    <w:rsid w:val="004B6A9F"/>
    <w:rsid w:val="004C16F0"/>
    <w:rsid w:val="004C2B1E"/>
    <w:rsid w:val="004C4005"/>
    <w:rsid w:val="004C4A4B"/>
    <w:rsid w:val="004C5843"/>
    <w:rsid w:val="004C5875"/>
    <w:rsid w:val="004C66C8"/>
    <w:rsid w:val="004D0170"/>
    <w:rsid w:val="004D02BB"/>
    <w:rsid w:val="004D0A76"/>
    <w:rsid w:val="004D0B06"/>
    <w:rsid w:val="004D19EA"/>
    <w:rsid w:val="004D1CC3"/>
    <w:rsid w:val="004D21F9"/>
    <w:rsid w:val="004D2FB2"/>
    <w:rsid w:val="004D44F8"/>
    <w:rsid w:val="004D564B"/>
    <w:rsid w:val="004D7713"/>
    <w:rsid w:val="004E077E"/>
    <w:rsid w:val="004E09DF"/>
    <w:rsid w:val="004E0BB3"/>
    <w:rsid w:val="004E0CBD"/>
    <w:rsid w:val="004E1381"/>
    <w:rsid w:val="004E25AD"/>
    <w:rsid w:val="004E3BDC"/>
    <w:rsid w:val="004E4468"/>
    <w:rsid w:val="004E49DE"/>
    <w:rsid w:val="004E4DB9"/>
    <w:rsid w:val="004E568D"/>
    <w:rsid w:val="004E759F"/>
    <w:rsid w:val="004F2292"/>
    <w:rsid w:val="004F29C2"/>
    <w:rsid w:val="004F3018"/>
    <w:rsid w:val="004F333C"/>
    <w:rsid w:val="004F36D4"/>
    <w:rsid w:val="004F3F0D"/>
    <w:rsid w:val="004F412E"/>
    <w:rsid w:val="004F49CA"/>
    <w:rsid w:val="004F4D53"/>
    <w:rsid w:val="004F5023"/>
    <w:rsid w:val="004F6541"/>
    <w:rsid w:val="0050079F"/>
    <w:rsid w:val="00501161"/>
    <w:rsid w:val="00503046"/>
    <w:rsid w:val="00503EBA"/>
    <w:rsid w:val="005046D6"/>
    <w:rsid w:val="00505128"/>
    <w:rsid w:val="00505394"/>
    <w:rsid w:val="005056E6"/>
    <w:rsid w:val="005064E2"/>
    <w:rsid w:val="00510E7F"/>
    <w:rsid w:val="00511395"/>
    <w:rsid w:val="005119AF"/>
    <w:rsid w:val="0051413F"/>
    <w:rsid w:val="00514551"/>
    <w:rsid w:val="00514672"/>
    <w:rsid w:val="005146AC"/>
    <w:rsid w:val="00514C21"/>
    <w:rsid w:val="00515371"/>
    <w:rsid w:val="005154AB"/>
    <w:rsid w:val="005155DA"/>
    <w:rsid w:val="00515BB9"/>
    <w:rsid w:val="005168AD"/>
    <w:rsid w:val="00516B42"/>
    <w:rsid w:val="00517422"/>
    <w:rsid w:val="005206DA"/>
    <w:rsid w:val="0052083A"/>
    <w:rsid w:val="00520F7D"/>
    <w:rsid w:val="00526A7A"/>
    <w:rsid w:val="005305EC"/>
    <w:rsid w:val="00530B13"/>
    <w:rsid w:val="005312A1"/>
    <w:rsid w:val="00532750"/>
    <w:rsid w:val="005330C0"/>
    <w:rsid w:val="005342FA"/>
    <w:rsid w:val="00534566"/>
    <w:rsid w:val="0053743F"/>
    <w:rsid w:val="00537C5B"/>
    <w:rsid w:val="00537DAF"/>
    <w:rsid w:val="00537F2A"/>
    <w:rsid w:val="00541A5B"/>
    <w:rsid w:val="00542A20"/>
    <w:rsid w:val="00543F44"/>
    <w:rsid w:val="005441E4"/>
    <w:rsid w:val="00544340"/>
    <w:rsid w:val="00544959"/>
    <w:rsid w:val="005455A0"/>
    <w:rsid w:val="00545938"/>
    <w:rsid w:val="00546A17"/>
    <w:rsid w:val="00546B30"/>
    <w:rsid w:val="00546CE0"/>
    <w:rsid w:val="00550A89"/>
    <w:rsid w:val="005513BC"/>
    <w:rsid w:val="0055248C"/>
    <w:rsid w:val="005524B8"/>
    <w:rsid w:val="005532DF"/>
    <w:rsid w:val="00553631"/>
    <w:rsid w:val="00553AFE"/>
    <w:rsid w:val="00554455"/>
    <w:rsid w:val="0055464A"/>
    <w:rsid w:val="00554BE3"/>
    <w:rsid w:val="0055504D"/>
    <w:rsid w:val="005577A2"/>
    <w:rsid w:val="005657A1"/>
    <w:rsid w:val="00567C5A"/>
    <w:rsid w:val="00571F8A"/>
    <w:rsid w:val="005728FF"/>
    <w:rsid w:val="0057399A"/>
    <w:rsid w:val="00573EBA"/>
    <w:rsid w:val="00574349"/>
    <w:rsid w:val="00574BDA"/>
    <w:rsid w:val="00576997"/>
    <w:rsid w:val="0058255D"/>
    <w:rsid w:val="0058449B"/>
    <w:rsid w:val="00584AAA"/>
    <w:rsid w:val="00584B6B"/>
    <w:rsid w:val="00585333"/>
    <w:rsid w:val="00587DB8"/>
    <w:rsid w:val="00591150"/>
    <w:rsid w:val="00592613"/>
    <w:rsid w:val="00593687"/>
    <w:rsid w:val="00593757"/>
    <w:rsid w:val="0059566F"/>
    <w:rsid w:val="00596442"/>
    <w:rsid w:val="005972DA"/>
    <w:rsid w:val="005A0FC1"/>
    <w:rsid w:val="005A12B6"/>
    <w:rsid w:val="005A1D7B"/>
    <w:rsid w:val="005A33B7"/>
    <w:rsid w:val="005A4516"/>
    <w:rsid w:val="005A4C14"/>
    <w:rsid w:val="005A61DA"/>
    <w:rsid w:val="005B0E8C"/>
    <w:rsid w:val="005B148B"/>
    <w:rsid w:val="005B225F"/>
    <w:rsid w:val="005B4523"/>
    <w:rsid w:val="005B7B17"/>
    <w:rsid w:val="005C05B4"/>
    <w:rsid w:val="005C0DDE"/>
    <w:rsid w:val="005C1533"/>
    <w:rsid w:val="005C15C2"/>
    <w:rsid w:val="005C62AB"/>
    <w:rsid w:val="005D1D13"/>
    <w:rsid w:val="005D22F1"/>
    <w:rsid w:val="005D2C7E"/>
    <w:rsid w:val="005D3824"/>
    <w:rsid w:val="005D5D23"/>
    <w:rsid w:val="005D6278"/>
    <w:rsid w:val="005D64ED"/>
    <w:rsid w:val="005D69FC"/>
    <w:rsid w:val="005D7279"/>
    <w:rsid w:val="005D76B8"/>
    <w:rsid w:val="005D79DC"/>
    <w:rsid w:val="005E1FE8"/>
    <w:rsid w:val="005E2941"/>
    <w:rsid w:val="005E69BA"/>
    <w:rsid w:val="005E6DFF"/>
    <w:rsid w:val="005E705B"/>
    <w:rsid w:val="005E739F"/>
    <w:rsid w:val="005E73AD"/>
    <w:rsid w:val="005F4856"/>
    <w:rsid w:val="005F4B81"/>
    <w:rsid w:val="005F4BB3"/>
    <w:rsid w:val="005F4C47"/>
    <w:rsid w:val="005F58E4"/>
    <w:rsid w:val="005F5A82"/>
    <w:rsid w:val="005F673B"/>
    <w:rsid w:val="005F6E26"/>
    <w:rsid w:val="0060138D"/>
    <w:rsid w:val="006019D9"/>
    <w:rsid w:val="006032ED"/>
    <w:rsid w:val="00603906"/>
    <w:rsid w:val="006039EB"/>
    <w:rsid w:val="00604884"/>
    <w:rsid w:val="00604AA6"/>
    <w:rsid w:val="0060639C"/>
    <w:rsid w:val="00606419"/>
    <w:rsid w:val="00606BF8"/>
    <w:rsid w:val="00606C0E"/>
    <w:rsid w:val="006071FC"/>
    <w:rsid w:val="00607399"/>
    <w:rsid w:val="00611C33"/>
    <w:rsid w:val="006120BE"/>
    <w:rsid w:val="00612653"/>
    <w:rsid w:val="00612DE0"/>
    <w:rsid w:val="00615FA8"/>
    <w:rsid w:val="00620AAA"/>
    <w:rsid w:val="00621CF4"/>
    <w:rsid w:val="006224CC"/>
    <w:rsid w:val="0062269A"/>
    <w:rsid w:val="00622F6C"/>
    <w:rsid w:val="0062680F"/>
    <w:rsid w:val="00627113"/>
    <w:rsid w:val="00627184"/>
    <w:rsid w:val="0062760C"/>
    <w:rsid w:val="00627895"/>
    <w:rsid w:val="0063081D"/>
    <w:rsid w:val="006312AE"/>
    <w:rsid w:val="00631738"/>
    <w:rsid w:val="00634BC2"/>
    <w:rsid w:val="00641EC7"/>
    <w:rsid w:val="00641FB5"/>
    <w:rsid w:val="006422CE"/>
    <w:rsid w:val="0064349E"/>
    <w:rsid w:val="00643D05"/>
    <w:rsid w:val="006447F1"/>
    <w:rsid w:val="00645429"/>
    <w:rsid w:val="006459C2"/>
    <w:rsid w:val="00646B37"/>
    <w:rsid w:val="0065131E"/>
    <w:rsid w:val="00651D3C"/>
    <w:rsid w:val="00651FF5"/>
    <w:rsid w:val="00654379"/>
    <w:rsid w:val="00655A83"/>
    <w:rsid w:val="00657647"/>
    <w:rsid w:val="00657AFF"/>
    <w:rsid w:val="00660030"/>
    <w:rsid w:val="006601A1"/>
    <w:rsid w:val="00662457"/>
    <w:rsid w:val="00664088"/>
    <w:rsid w:val="00664636"/>
    <w:rsid w:val="00665D5E"/>
    <w:rsid w:val="00666958"/>
    <w:rsid w:val="00667286"/>
    <w:rsid w:val="00670092"/>
    <w:rsid w:val="00670127"/>
    <w:rsid w:val="0067094C"/>
    <w:rsid w:val="00670A2F"/>
    <w:rsid w:val="00670E36"/>
    <w:rsid w:val="0067163E"/>
    <w:rsid w:val="0067672F"/>
    <w:rsid w:val="006779DF"/>
    <w:rsid w:val="006801A5"/>
    <w:rsid w:val="00680C08"/>
    <w:rsid w:val="006828F4"/>
    <w:rsid w:val="00682D82"/>
    <w:rsid w:val="0068442A"/>
    <w:rsid w:val="00684A9D"/>
    <w:rsid w:val="0068504B"/>
    <w:rsid w:val="00690F47"/>
    <w:rsid w:val="0069150B"/>
    <w:rsid w:val="0069356B"/>
    <w:rsid w:val="00693AB0"/>
    <w:rsid w:val="006969DD"/>
    <w:rsid w:val="00697186"/>
    <w:rsid w:val="00697717"/>
    <w:rsid w:val="006A13F7"/>
    <w:rsid w:val="006A2E5E"/>
    <w:rsid w:val="006A32CF"/>
    <w:rsid w:val="006A47F2"/>
    <w:rsid w:val="006A501B"/>
    <w:rsid w:val="006A51F1"/>
    <w:rsid w:val="006A62C2"/>
    <w:rsid w:val="006A6FBF"/>
    <w:rsid w:val="006A7853"/>
    <w:rsid w:val="006A79B3"/>
    <w:rsid w:val="006B0C38"/>
    <w:rsid w:val="006B0C62"/>
    <w:rsid w:val="006B144C"/>
    <w:rsid w:val="006B1AD5"/>
    <w:rsid w:val="006B22F3"/>
    <w:rsid w:val="006B55CD"/>
    <w:rsid w:val="006B69F7"/>
    <w:rsid w:val="006B6A44"/>
    <w:rsid w:val="006B7163"/>
    <w:rsid w:val="006B760D"/>
    <w:rsid w:val="006C1188"/>
    <w:rsid w:val="006C138A"/>
    <w:rsid w:val="006C18DF"/>
    <w:rsid w:val="006C27C5"/>
    <w:rsid w:val="006C4236"/>
    <w:rsid w:val="006C44F4"/>
    <w:rsid w:val="006C560A"/>
    <w:rsid w:val="006C6CC5"/>
    <w:rsid w:val="006D0EF3"/>
    <w:rsid w:val="006D19A1"/>
    <w:rsid w:val="006D40F7"/>
    <w:rsid w:val="006D5413"/>
    <w:rsid w:val="006D5870"/>
    <w:rsid w:val="006E1ECE"/>
    <w:rsid w:val="006E24CE"/>
    <w:rsid w:val="006E2622"/>
    <w:rsid w:val="006E2AB2"/>
    <w:rsid w:val="006E340B"/>
    <w:rsid w:val="006E51F8"/>
    <w:rsid w:val="006F0003"/>
    <w:rsid w:val="006F3B08"/>
    <w:rsid w:val="006F3F78"/>
    <w:rsid w:val="006F4E84"/>
    <w:rsid w:val="006F5FE5"/>
    <w:rsid w:val="006F64FB"/>
    <w:rsid w:val="00701A67"/>
    <w:rsid w:val="00701D2C"/>
    <w:rsid w:val="0070214F"/>
    <w:rsid w:val="0070250C"/>
    <w:rsid w:val="00702A20"/>
    <w:rsid w:val="007030EA"/>
    <w:rsid w:val="00703BCF"/>
    <w:rsid w:val="007045FD"/>
    <w:rsid w:val="00704A5D"/>
    <w:rsid w:val="00705667"/>
    <w:rsid w:val="00705C11"/>
    <w:rsid w:val="00706106"/>
    <w:rsid w:val="00706328"/>
    <w:rsid w:val="00706554"/>
    <w:rsid w:val="007073D7"/>
    <w:rsid w:val="00712C4A"/>
    <w:rsid w:val="00712E7F"/>
    <w:rsid w:val="00712FBB"/>
    <w:rsid w:val="007137CF"/>
    <w:rsid w:val="00714965"/>
    <w:rsid w:val="00714990"/>
    <w:rsid w:val="007151CB"/>
    <w:rsid w:val="0071539B"/>
    <w:rsid w:val="0071736C"/>
    <w:rsid w:val="007207BD"/>
    <w:rsid w:val="00721C67"/>
    <w:rsid w:val="00723D19"/>
    <w:rsid w:val="00724744"/>
    <w:rsid w:val="00724BDF"/>
    <w:rsid w:val="00724F5A"/>
    <w:rsid w:val="00725191"/>
    <w:rsid w:val="00725319"/>
    <w:rsid w:val="007277A0"/>
    <w:rsid w:val="00727B4C"/>
    <w:rsid w:val="00730E84"/>
    <w:rsid w:val="00731D2F"/>
    <w:rsid w:val="00732AD6"/>
    <w:rsid w:val="00733714"/>
    <w:rsid w:val="007352E0"/>
    <w:rsid w:val="007365AC"/>
    <w:rsid w:val="0074084D"/>
    <w:rsid w:val="007412EF"/>
    <w:rsid w:val="007416B6"/>
    <w:rsid w:val="007431B7"/>
    <w:rsid w:val="007437AD"/>
    <w:rsid w:val="007438F8"/>
    <w:rsid w:val="00744B7D"/>
    <w:rsid w:val="00744BCB"/>
    <w:rsid w:val="00745664"/>
    <w:rsid w:val="00746A54"/>
    <w:rsid w:val="00746A77"/>
    <w:rsid w:val="0074716B"/>
    <w:rsid w:val="00747972"/>
    <w:rsid w:val="00751050"/>
    <w:rsid w:val="007526E1"/>
    <w:rsid w:val="00752DDD"/>
    <w:rsid w:val="00757587"/>
    <w:rsid w:val="007576AE"/>
    <w:rsid w:val="00760C50"/>
    <w:rsid w:val="00760C5A"/>
    <w:rsid w:val="007613DF"/>
    <w:rsid w:val="007613FA"/>
    <w:rsid w:val="00761E91"/>
    <w:rsid w:val="00762026"/>
    <w:rsid w:val="0076224F"/>
    <w:rsid w:val="007628BA"/>
    <w:rsid w:val="00762DFB"/>
    <w:rsid w:val="00763F4C"/>
    <w:rsid w:val="007642C0"/>
    <w:rsid w:val="007663F4"/>
    <w:rsid w:val="007668FD"/>
    <w:rsid w:val="00767B2D"/>
    <w:rsid w:val="00767EFB"/>
    <w:rsid w:val="00770BDD"/>
    <w:rsid w:val="00770BF5"/>
    <w:rsid w:val="00773532"/>
    <w:rsid w:val="00773D25"/>
    <w:rsid w:val="0077470C"/>
    <w:rsid w:val="0077637F"/>
    <w:rsid w:val="0078041D"/>
    <w:rsid w:val="00782D70"/>
    <w:rsid w:val="007838A4"/>
    <w:rsid w:val="0078435F"/>
    <w:rsid w:val="00784D80"/>
    <w:rsid w:val="00786265"/>
    <w:rsid w:val="00786C5A"/>
    <w:rsid w:val="0078733F"/>
    <w:rsid w:val="007875D8"/>
    <w:rsid w:val="007903BF"/>
    <w:rsid w:val="007929FB"/>
    <w:rsid w:val="00792AF7"/>
    <w:rsid w:val="00795535"/>
    <w:rsid w:val="0079553C"/>
    <w:rsid w:val="007972CD"/>
    <w:rsid w:val="007A0672"/>
    <w:rsid w:val="007A0DEF"/>
    <w:rsid w:val="007A2BC7"/>
    <w:rsid w:val="007A3BF2"/>
    <w:rsid w:val="007A5097"/>
    <w:rsid w:val="007B1943"/>
    <w:rsid w:val="007B19E0"/>
    <w:rsid w:val="007B272E"/>
    <w:rsid w:val="007B29DD"/>
    <w:rsid w:val="007B40D2"/>
    <w:rsid w:val="007B4B24"/>
    <w:rsid w:val="007B56E0"/>
    <w:rsid w:val="007C236E"/>
    <w:rsid w:val="007C2748"/>
    <w:rsid w:val="007C2DA2"/>
    <w:rsid w:val="007C445C"/>
    <w:rsid w:val="007C462A"/>
    <w:rsid w:val="007C4C64"/>
    <w:rsid w:val="007C553D"/>
    <w:rsid w:val="007C599F"/>
    <w:rsid w:val="007C66B0"/>
    <w:rsid w:val="007C739E"/>
    <w:rsid w:val="007C7A38"/>
    <w:rsid w:val="007C7AD5"/>
    <w:rsid w:val="007D0F0E"/>
    <w:rsid w:val="007D101C"/>
    <w:rsid w:val="007D24AD"/>
    <w:rsid w:val="007D5221"/>
    <w:rsid w:val="007D5A44"/>
    <w:rsid w:val="007D5C2E"/>
    <w:rsid w:val="007D7AF9"/>
    <w:rsid w:val="007E0417"/>
    <w:rsid w:val="007E14DC"/>
    <w:rsid w:val="007E20CD"/>
    <w:rsid w:val="007E2C5B"/>
    <w:rsid w:val="007E3B4C"/>
    <w:rsid w:val="007E4C22"/>
    <w:rsid w:val="007E54C5"/>
    <w:rsid w:val="007E67C7"/>
    <w:rsid w:val="007E6ACA"/>
    <w:rsid w:val="007F00BC"/>
    <w:rsid w:val="007F12A5"/>
    <w:rsid w:val="007F1738"/>
    <w:rsid w:val="007F2F75"/>
    <w:rsid w:val="007F3A69"/>
    <w:rsid w:val="007F43D7"/>
    <w:rsid w:val="007F5AB5"/>
    <w:rsid w:val="007F6AEE"/>
    <w:rsid w:val="007F6C8F"/>
    <w:rsid w:val="008001F5"/>
    <w:rsid w:val="00800251"/>
    <w:rsid w:val="00800CA8"/>
    <w:rsid w:val="00802438"/>
    <w:rsid w:val="00802B04"/>
    <w:rsid w:val="00805DCA"/>
    <w:rsid w:val="00807324"/>
    <w:rsid w:val="00810262"/>
    <w:rsid w:val="0081162E"/>
    <w:rsid w:val="00812810"/>
    <w:rsid w:val="008139E1"/>
    <w:rsid w:val="00814061"/>
    <w:rsid w:val="008144D7"/>
    <w:rsid w:val="00814F90"/>
    <w:rsid w:val="00815574"/>
    <w:rsid w:val="00816AAE"/>
    <w:rsid w:val="00817DBE"/>
    <w:rsid w:val="00820055"/>
    <w:rsid w:val="00820678"/>
    <w:rsid w:val="00821BA7"/>
    <w:rsid w:val="00822CE7"/>
    <w:rsid w:val="0082334B"/>
    <w:rsid w:val="0082486F"/>
    <w:rsid w:val="00825AD1"/>
    <w:rsid w:val="0082670D"/>
    <w:rsid w:val="00826A26"/>
    <w:rsid w:val="00827A7C"/>
    <w:rsid w:val="00827C71"/>
    <w:rsid w:val="00831BE0"/>
    <w:rsid w:val="0083501F"/>
    <w:rsid w:val="00835125"/>
    <w:rsid w:val="00836E9F"/>
    <w:rsid w:val="008373FD"/>
    <w:rsid w:val="00837F3E"/>
    <w:rsid w:val="00840189"/>
    <w:rsid w:val="00840224"/>
    <w:rsid w:val="00841E86"/>
    <w:rsid w:val="008423C2"/>
    <w:rsid w:val="00842CB1"/>
    <w:rsid w:val="00843404"/>
    <w:rsid w:val="00843A8F"/>
    <w:rsid w:val="008444A6"/>
    <w:rsid w:val="00844BA3"/>
    <w:rsid w:val="008451A7"/>
    <w:rsid w:val="00845DDA"/>
    <w:rsid w:val="00847537"/>
    <w:rsid w:val="008503E1"/>
    <w:rsid w:val="00851274"/>
    <w:rsid w:val="0085164F"/>
    <w:rsid w:val="00852FB0"/>
    <w:rsid w:val="00853125"/>
    <w:rsid w:val="00853681"/>
    <w:rsid w:val="008537E3"/>
    <w:rsid w:val="0085392D"/>
    <w:rsid w:val="00855D07"/>
    <w:rsid w:val="00856772"/>
    <w:rsid w:val="00856B5B"/>
    <w:rsid w:val="0086138A"/>
    <w:rsid w:val="008614A2"/>
    <w:rsid w:val="00861549"/>
    <w:rsid w:val="008615E0"/>
    <w:rsid w:val="00863547"/>
    <w:rsid w:val="00863D33"/>
    <w:rsid w:val="00864232"/>
    <w:rsid w:val="0086495D"/>
    <w:rsid w:val="00864B4E"/>
    <w:rsid w:val="00865207"/>
    <w:rsid w:val="00866574"/>
    <w:rsid w:val="0087067A"/>
    <w:rsid w:val="00870C07"/>
    <w:rsid w:val="008715DC"/>
    <w:rsid w:val="0087306A"/>
    <w:rsid w:val="00873281"/>
    <w:rsid w:val="0087432D"/>
    <w:rsid w:val="008747BB"/>
    <w:rsid w:val="00875816"/>
    <w:rsid w:val="00877258"/>
    <w:rsid w:val="0087773D"/>
    <w:rsid w:val="00880080"/>
    <w:rsid w:val="00881616"/>
    <w:rsid w:val="008829C3"/>
    <w:rsid w:val="00883B1D"/>
    <w:rsid w:val="00884845"/>
    <w:rsid w:val="0088536E"/>
    <w:rsid w:val="0088551B"/>
    <w:rsid w:val="008856A0"/>
    <w:rsid w:val="00887178"/>
    <w:rsid w:val="008875D3"/>
    <w:rsid w:val="00890243"/>
    <w:rsid w:val="00890900"/>
    <w:rsid w:val="00890B9C"/>
    <w:rsid w:val="008912B0"/>
    <w:rsid w:val="00891A76"/>
    <w:rsid w:val="00891A9A"/>
    <w:rsid w:val="00892181"/>
    <w:rsid w:val="00892F16"/>
    <w:rsid w:val="008946A9"/>
    <w:rsid w:val="00896D25"/>
    <w:rsid w:val="00896F8C"/>
    <w:rsid w:val="00897699"/>
    <w:rsid w:val="00897971"/>
    <w:rsid w:val="008A1D93"/>
    <w:rsid w:val="008A3EF5"/>
    <w:rsid w:val="008A4C5B"/>
    <w:rsid w:val="008A55DA"/>
    <w:rsid w:val="008A5C6B"/>
    <w:rsid w:val="008A6246"/>
    <w:rsid w:val="008A6B1F"/>
    <w:rsid w:val="008A780C"/>
    <w:rsid w:val="008B024C"/>
    <w:rsid w:val="008B2AEA"/>
    <w:rsid w:val="008B4FCD"/>
    <w:rsid w:val="008B5C40"/>
    <w:rsid w:val="008B696B"/>
    <w:rsid w:val="008B6DA9"/>
    <w:rsid w:val="008C00EA"/>
    <w:rsid w:val="008C0507"/>
    <w:rsid w:val="008C05D9"/>
    <w:rsid w:val="008C1EFE"/>
    <w:rsid w:val="008C26EE"/>
    <w:rsid w:val="008C40F4"/>
    <w:rsid w:val="008C4895"/>
    <w:rsid w:val="008C4B86"/>
    <w:rsid w:val="008C5027"/>
    <w:rsid w:val="008C73D0"/>
    <w:rsid w:val="008C7AEC"/>
    <w:rsid w:val="008C7B90"/>
    <w:rsid w:val="008C7FDD"/>
    <w:rsid w:val="008D1BB9"/>
    <w:rsid w:val="008D1C81"/>
    <w:rsid w:val="008D1E78"/>
    <w:rsid w:val="008D3430"/>
    <w:rsid w:val="008D3F53"/>
    <w:rsid w:val="008D44B3"/>
    <w:rsid w:val="008D755A"/>
    <w:rsid w:val="008D7F12"/>
    <w:rsid w:val="008E1006"/>
    <w:rsid w:val="008E1D47"/>
    <w:rsid w:val="008E1E67"/>
    <w:rsid w:val="008E2B16"/>
    <w:rsid w:val="008E2F8F"/>
    <w:rsid w:val="008E45C3"/>
    <w:rsid w:val="008E4976"/>
    <w:rsid w:val="008E6FCF"/>
    <w:rsid w:val="008E7A5E"/>
    <w:rsid w:val="008F0F3B"/>
    <w:rsid w:val="008F0FEC"/>
    <w:rsid w:val="008F66B2"/>
    <w:rsid w:val="008F6775"/>
    <w:rsid w:val="00900D52"/>
    <w:rsid w:val="00903375"/>
    <w:rsid w:val="00903EB3"/>
    <w:rsid w:val="0090401A"/>
    <w:rsid w:val="0090609A"/>
    <w:rsid w:val="009078B7"/>
    <w:rsid w:val="009113F3"/>
    <w:rsid w:val="00912CE1"/>
    <w:rsid w:val="0091340D"/>
    <w:rsid w:val="009150BA"/>
    <w:rsid w:val="00915870"/>
    <w:rsid w:val="009173AF"/>
    <w:rsid w:val="009206C9"/>
    <w:rsid w:val="00921190"/>
    <w:rsid w:val="00921CFB"/>
    <w:rsid w:val="00922CF2"/>
    <w:rsid w:val="00923024"/>
    <w:rsid w:val="009242FD"/>
    <w:rsid w:val="00925351"/>
    <w:rsid w:val="00926360"/>
    <w:rsid w:val="00927487"/>
    <w:rsid w:val="00930F41"/>
    <w:rsid w:val="00931521"/>
    <w:rsid w:val="00933102"/>
    <w:rsid w:val="009357DC"/>
    <w:rsid w:val="00940365"/>
    <w:rsid w:val="00941811"/>
    <w:rsid w:val="009441C6"/>
    <w:rsid w:val="0094458B"/>
    <w:rsid w:val="00945003"/>
    <w:rsid w:val="00946020"/>
    <w:rsid w:val="00946F03"/>
    <w:rsid w:val="00950653"/>
    <w:rsid w:val="00950964"/>
    <w:rsid w:val="009509EE"/>
    <w:rsid w:val="00951393"/>
    <w:rsid w:val="009515D4"/>
    <w:rsid w:val="00951A2B"/>
    <w:rsid w:val="00953805"/>
    <w:rsid w:val="00953F0D"/>
    <w:rsid w:val="00955140"/>
    <w:rsid w:val="00955733"/>
    <w:rsid w:val="009557F3"/>
    <w:rsid w:val="00955D28"/>
    <w:rsid w:val="00955EBB"/>
    <w:rsid w:val="00957662"/>
    <w:rsid w:val="00957770"/>
    <w:rsid w:val="00960165"/>
    <w:rsid w:val="00961225"/>
    <w:rsid w:val="00962729"/>
    <w:rsid w:val="00962D24"/>
    <w:rsid w:val="0096331B"/>
    <w:rsid w:val="009638EC"/>
    <w:rsid w:val="00964C93"/>
    <w:rsid w:val="009662BF"/>
    <w:rsid w:val="00972AC3"/>
    <w:rsid w:val="009731F7"/>
    <w:rsid w:val="00973932"/>
    <w:rsid w:val="00973A95"/>
    <w:rsid w:val="00973ECF"/>
    <w:rsid w:val="00974A8E"/>
    <w:rsid w:val="0098126C"/>
    <w:rsid w:val="00981426"/>
    <w:rsid w:val="009824F5"/>
    <w:rsid w:val="009836BB"/>
    <w:rsid w:val="00985429"/>
    <w:rsid w:val="00985A90"/>
    <w:rsid w:val="00986629"/>
    <w:rsid w:val="00992B96"/>
    <w:rsid w:val="00994FB7"/>
    <w:rsid w:val="009965B7"/>
    <w:rsid w:val="00997C95"/>
    <w:rsid w:val="00997CA8"/>
    <w:rsid w:val="009A1022"/>
    <w:rsid w:val="009A12C4"/>
    <w:rsid w:val="009A1A79"/>
    <w:rsid w:val="009A242F"/>
    <w:rsid w:val="009A2BD9"/>
    <w:rsid w:val="009A358C"/>
    <w:rsid w:val="009A5C61"/>
    <w:rsid w:val="009A5F87"/>
    <w:rsid w:val="009B0514"/>
    <w:rsid w:val="009B15EF"/>
    <w:rsid w:val="009B5BC5"/>
    <w:rsid w:val="009B7117"/>
    <w:rsid w:val="009B7788"/>
    <w:rsid w:val="009C1518"/>
    <w:rsid w:val="009C1F49"/>
    <w:rsid w:val="009C3258"/>
    <w:rsid w:val="009C3F7B"/>
    <w:rsid w:val="009C40DA"/>
    <w:rsid w:val="009C483C"/>
    <w:rsid w:val="009C4B48"/>
    <w:rsid w:val="009C6D8A"/>
    <w:rsid w:val="009D1094"/>
    <w:rsid w:val="009D13B1"/>
    <w:rsid w:val="009D27F1"/>
    <w:rsid w:val="009D45AC"/>
    <w:rsid w:val="009D5870"/>
    <w:rsid w:val="009D58BD"/>
    <w:rsid w:val="009D6B83"/>
    <w:rsid w:val="009D6D8A"/>
    <w:rsid w:val="009E04D0"/>
    <w:rsid w:val="009E0CC8"/>
    <w:rsid w:val="009E105C"/>
    <w:rsid w:val="009E1C0C"/>
    <w:rsid w:val="009E2076"/>
    <w:rsid w:val="009E21D3"/>
    <w:rsid w:val="009E28D8"/>
    <w:rsid w:val="009E2C7E"/>
    <w:rsid w:val="009E32FF"/>
    <w:rsid w:val="009E35C8"/>
    <w:rsid w:val="009E5501"/>
    <w:rsid w:val="009E5697"/>
    <w:rsid w:val="009E63A0"/>
    <w:rsid w:val="009F039E"/>
    <w:rsid w:val="009F4002"/>
    <w:rsid w:val="009F6F7D"/>
    <w:rsid w:val="009F769C"/>
    <w:rsid w:val="00A017E5"/>
    <w:rsid w:val="00A018A1"/>
    <w:rsid w:val="00A04A28"/>
    <w:rsid w:val="00A05666"/>
    <w:rsid w:val="00A070B5"/>
    <w:rsid w:val="00A07D33"/>
    <w:rsid w:val="00A07E2A"/>
    <w:rsid w:val="00A07EFC"/>
    <w:rsid w:val="00A100EA"/>
    <w:rsid w:val="00A10B4D"/>
    <w:rsid w:val="00A1259E"/>
    <w:rsid w:val="00A12C4F"/>
    <w:rsid w:val="00A12CEC"/>
    <w:rsid w:val="00A12DD7"/>
    <w:rsid w:val="00A130CF"/>
    <w:rsid w:val="00A13A49"/>
    <w:rsid w:val="00A15427"/>
    <w:rsid w:val="00A15907"/>
    <w:rsid w:val="00A15D12"/>
    <w:rsid w:val="00A15EA3"/>
    <w:rsid w:val="00A17199"/>
    <w:rsid w:val="00A17A38"/>
    <w:rsid w:val="00A17BBE"/>
    <w:rsid w:val="00A21852"/>
    <w:rsid w:val="00A2399B"/>
    <w:rsid w:val="00A246F2"/>
    <w:rsid w:val="00A25543"/>
    <w:rsid w:val="00A260B2"/>
    <w:rsid w:val="00A274F4"/>
    <w:rsid w:val="00A31411"/>
    <w:rsid w:val="00A32D9B"/>
    <w:rsid w:val="00A33C14"/>
    <w:rsid w:val="00A34307"/>
    <w:rsid w:val="00A36802"/>
    <w:rsid w:val="00A43671"/>
    <w:rsid w:val="00A450F8"/>
    <w:rsid w:val="00A460D8"/>
    <w:rsid w:val="00A46629"/>
    <w:rsid w:val="00A506B3"/>
    <w:rsid w:val="00A51CBC"/>
    <w:rsid w:val="00A541BB"/>
    <w:rsid w:val="00A54825"/>
    <w:rsid w:val="00A56B10"/>
    <w:rsid w:val="00A56B42"/>
    <w:rsid w:val="00A56DA9"/>
    <w:rsid w:val="00A56ED2"/>
    <w:rsid w:val="00A57223"/>
    <w:rsid w:val="00A572DA"/>
    <w:rsid w:val="00A5743A"/>
    <w:rsid w:val="00A57C55"/>
    <w:rsid w:val="00A57E26"/>
    <w:rsid w:val="00A6017A"/>
    <w:rsid w:val="00A61F6D"/>
    <w:rsid w:val="00A6207D"/>
    <w:rsid w:val="00A6549D"/>
    <w:rsid w:val="00A674D4"/>
    <w:rsid w:val="00A70F50"/>
    <w:rsid w:val="00A72A27"/>
    <w:rsid w:val="00A7419D"/>
    <w:rsid w:val="00A75009"/>
    <w:rsid w:val="00A76B1D"/>
    <w:rsid w:val="00A77A63"/>
    <w:rsid w:val="00A77F55"/>
    <w:rsid w:val="00A80579"/>
    <w:rsid w:val="00A80710"/>
    <w:rsid w:val="00A810C2"/>
    <w:rsid w:val="00A82E83"/>
    <w:rsid w:val="00A84F16"/>
    <w:rsid w:val="00A8538E"/>
    <w:rsid w:val="00A86842"/>
    <w:rsid w:val="00A87320"/>
    <w:rsid w:val="00A9040D"/>
    <w:rsid w:val="00A913A4"/>
    <w:rsid w:val="00A92D9F"/>
    <w:rsid w:val="00A9669D"/>
    <w:rsid w:val="00AA059B"/>
    <w:rsid w:val="00AA1DF0"/>
    <w:rsid w:val="00AA1F45"/>
    <w:rsid w:val="00AA25DB"/>
    <w:rsid w:val="00AA4039"/>
    <w:rsid w:val="00AA75AF"/>
    <w:rsid w:val="00AA766A"/>
    <w:rsid w:val="00AA7BC9"/>
    <w:rsid w:val="00AB1B99"/>
    <w:rsid w:val="00AB1BD5"/>
    <w:rsid w:val="00AB21E1"/>
    <w:rsid w:val="00AB2B74"/>
    <w:rsid w:val="00AB3184"/>
    <w:rsid w:val="00AB38B9"/>
    <w:rsid w:val="00AB3BBC"/>
    <w:rsid w:val="00AB4A78"/>
    <w:rsid w:val="00AB6B5A"/>
    <w:rsid w:val="00AB70CD"/>
    <w:rsid w:val="00AC0D28"/>
    <w:rsid w:val="00AC410E"/>
    <w:rsid w:val="00AC6EEF"/>
    <w:rsid w:val="00AC781E"/>
    <w:rsid w:val="00AD00A2"/>
    <w:rsid w:val="00AD163D"/>
    <w:rsid w:val="00AD20DD"/>
    <w:rsid w:val="00AD27F2"/>
    <w:rsid w:val="00AD4D05"/>
    <w:rsid w:val="00AD70D1"/>
    <w:rsid w:val="00AE061F"/>
    <w:rsid w:val="00AE43C9"/>
    <w:rsid w:val="00AE49C8"/>
    <w:rsid w:val="00AE5083"/>
    <w:rsid w:val="00AE5488"/>
    <w:rsid w:val="00AE5637"/>
    <w:rsid w:val="00AE5D2D"/>
    <w:rsid w:val="00AF083D"/>
    <w:rsid w:val="00AF0D65"/>
    <w:rsid w:val="00AF3687"/>
    <w:rsid w:val="00AF3A4E"/>
    <w:rsid w:val="00AF4EBF"/>
    <w:rsid w:val="00AF6249"/>
    <w:rsid w:val="00AF6891"/>
    <w:rsid w:val="00AF7839"/>
    <w:rsid w:val="00B0063E"/>
    <w:rsid w:val="00B009D5"/>
    <w:rsid w:val="00B01854"/>
    <w:rsid w:val="00B019AF"/>
    <w:rsid w:val="00B03E00"/>
    <w:rsid w:val="00B066E3"/>
    <w:rsid w:val="00B10859"/>
    <w:rsid w:val="00B12DDB"/>
    <w:rsid w:val="00B12E56"/>
    <w:rsid w:val="00B13A42"/>
    <w:rsid w:val="00B14098"/>
    <w:rsid w:val="00B15D31"/>
    <w:rsid w:val="00B160A6"/>
    <w:rsid w:val="00B177E1"/>
    <w:rsid w:val="00B207DB"/>
    <w:rsid w:val="00B223DF"/>
    <w:rsid w:val="00B22A34"/>
    <w:rsid w:val="00B25115"/>
    <w:rsid w:val="00B25561"/>
    <w:rsid w:val="00B25719"/>
    <w:rsid w:val="00B25A44"/>
    <w:rsid w:val="00B2620D"/>
    <w:rsid w:val="00B27178"/>
    <w:rsid w:val="00B305ED"/>
    <w:rsid w:val="00B30CB7"/>
    <w:rsid w:val="00B33061"/>
    <w:rsid w:val="00B33710"/>
    <w:rsid w:val="00B344CC"/>
    <w:rsid w:val="00B347D4"/>
    <w:rsid w:val="00B34AFE"/>
    <w:rsid w:val="00B35092"/>
    <w:rsid w:val="00B35349"/>
    <w:rsid w:val="00B35AC6"/>
    <w:rsid w:val="00B35EEA"/>
    <w:rsid w:val="00B37C1E"/>
    <w:rsid w:val="00B37FA2"/>
    <w:rsid w:val="00B41160"/>
    <w:rsid w:val="00B41994"/>
    <w:rsid w:val="00B41F8D"/>
    <w:rsid w:val="00B41FBD"/>
    <w:rsid w:val="00B42A27"/>
    <w:rsid w:val="00B456DD"/>
    <w:rsid w:val="00B464D5"/>
    <w:rsid w:val="00B46B03"/>
    <w:rsid w:val="00B46C4B"/>
    <w:rsid w:val="00B477CD"/>
    <w:rsid w:val="00B47B58"/>
    <w:rsid w:val="00B515F9"/>
    <w:rsid w:val="00B536BA"/>
    <w:rsid w:val="00B54C65"/>
    <w:rsid w:val="00B5510E"/>
    <w:rsid w:val="00B55240"/>
    <w:rsid w:val="00B55672"/>
    <w:rsid w:val="00B56A01"/>
    <w:rsid w:val="00B56FC3"/>
    <w:rsid w:val="00B575AC"/>
    <w:rsid w:val="00B575C1"/>
    <w:rsid w:val="00B6076F"/>
    <w:rsid w:val="00B60795"/>
    <w:rsid w:val="00B60A5F"/>
    <w:rsid w:val="00B61B09"/>
    <w:rsid w:val="00B62CA5"/>
    <w:rsid w:val="00B65072"/>
    <w:rsid w:val="00B70B7F"/>
    <w:rsid w:val="00B717CE"/>
    <w:rsid w:val="00B73CCB"/>
    <w:rsid w:val="00B74A00"/>
    <w:rsid w:val="00B752C7"/>
    <w:rsid w:val="00B755DA"/>
    <w:rsid w:val="00B77A9B"/>
    <w:rsid w:val="00B80096"/>
    <w:rsid w:val="00B81E10"/>
    <w:rsid w:val="00B81E16"/>
    <w:rsid w:val="00B8363B"/>
    <w:rsid w:val="00B8399C"/>
    <w:rsid w:val="00B85100"/>
    <w:rsid w:val="00B85359"/>
    <w:rsid w:val="00B86118"/>
    <w:rsid w:val="00B870ED"/>
    <w:rsid w:val="00B877A2"/>
    <w:rsid w:val="00B90589"/>
    <w:rsid w:val="00B911B0"/>
    <w:rsid w:val="00B91EA1"/>
    <w:rsid w:val="00B931C3"/>
    <w:rsid w:val="00B932C6"/>
    <w:rsid w:val="00B93376"/>
    <w:rsid w:val="00B95239"/>
    <w:rsid w:val="00B957EE"/>
    <w:rsid w:val="00B958C7"/>
    <w:rsid w:val="00B967E6"/>
    <w:rsid w:val="00B97FAB"/>
    <w:rsid w:val="00BA0301"/>
    <w:rsid w:val="00BA1FAA"/>
    <w:rsid w:val="00BA3467"/>
    <w:rsid w:val="00BA439E"/>
    <w:rsid w:val="00BA631C"/>
    <w:rsid w:val="00BA658F"/>
    <w:rsid w:val="00BA6771"/>
    <w:rsid w:val="00BA70EF"/>
    <w:rsid w:val="00BB03B5"/>
    <w:rsid w:val="00BB2C7F"/>
    <w:rsid w:val="00BB44C0"/>
    <w:rsid w:val="00BB650D"/>
    <w:rsid w:val="00BB79C3"/>
    <w:rsid w:val="00BB7B30"/>
    <w:rsid w:val="00BC10CC"/>
    <w:rsid w:val="00BC22E2"/>
    <w:rsid w:val="00BC3078"/>
    <w:rsid w:val="00BC42D7"/>
    <w:rsid w:val="00BC4589"/>
    <w:rsid w:val="00BC4C59"/>
    <w:rsid w:val="00BC5C13"/>
    <w:rsid w:val="00BC7032"/>
    <w:rsid w:val="00BC7B77"/>
    <w:rsid w:val="00BD052A"/>
    <w:rsid w:val="00BD0662"/>
    <w:rsid w:val="00BD122F"/>
    <w:rsid w:val="00BD2C9F"/>
    <w:rsid w:val="00BD3457"/>
    <w:rsid w:val="00BD3BCD"/>
    <w:rsid w:val="00BD4595"/>
    <w:rsid w:val="00BD5235"/>
    <w:rsid w:val="00BD567F"/>
    <w:rsid w:val="00BD5746"/>
    <w:rsid w:val="00BD6BFA"/>
    <w:rsid w:val="00BE32F7"/>
    <w:rsid w:val="00BE5D38"/>
    <w:rsid w:val="00BE5F31"/>
    <w:rsid w:val="00BE6A04"/>
    <w:rsid w:val="00BE6F3E"/>
    <w:rsid w:val="00BF1431"/>
    <w:rsid w:val="00BF2DDD"/>
    <w:rsid w:val="00BF2F18"/>
    <w:rsid w:val="00BF3426"/>
    <w:rsid w:val="00BF4F19"/>
    <w:rsid w:val="00BF543D"/>
    <w:rsid w:val="00BF6145"/>
    <w:rsid w:val="00BF67DE"/>
    <w:rsid w:val="00BF7D12"/>
    <w:rsid w:val="00C00550"/>
    <w:rsid w:val="00C030A3"/>
    <w:rsid w:val="00C0385E"/>
    <w:rsid w:val="00C044D2"/>
    <w:rsid w:val="00C0464B"/>
    <w:rsid w:val="00C06B1E"/>
    <w:rsid w:val="00C06BAB"/>
    <w:rsid w:val="00C06F66"/>
    <w:rsid w:val="00C078FC"/>
    <w:rsid w:val="00C12012"/>
    <w:rsid w:val="00C13185"/>
    <w:rsid w:val="00C138A1"/>
    <w:rsid w:val="00C151B7"/>
    <w:rsid w:val="00C15A94"/>
    <w:rsid w:val="00C1698C"/>
    <w:rsid w:val="00C16CD0"/>
    <w:rsid w:val="00C17F1E"/>
    <w:rsid w:val="00C17F29"/>
    <w:rsid w:val="00C201A2"/>
    <w:rsid w:val="00C21258"/>
    <w:rsid w:val="00C215D7"/>
    <w:rsid w:val="00C219A5"/>
    <w:rsid w:val="00C235AF"/>
    <w:rsid w:val="00C246CA"/>
    <w:rsid w:val="00C24AFE"/>
    <w:rsid w:val="00C24B65"/>
    <w:rsid w:val="00C24C4D"/>
    <w:rsid w:val="00C24CD9"/>
    <w:rsid w:val="00C250E3"/>
    <w:rsid w:val="00C279C8"/>
    <w:rsid w:val="00C31E02"/>
    <w:rsid w:val="00C32DE8"/>
    <w:rsid w:val="00C33A1D"/>
    <w:rsid w:val="00C350CE"/>
    <w:rsid w:val="00C3510E"/>
    <w:rsid w:val="00C35A8C"/>
    <w:rsid w:val="00C379DC"/>
    <w:rsid w:val="00C40192"/>
    <w:rsid w:val="00C40F90"/>
    <w:rsid w:val="00C42CAD"/>
    <w:rsid w:val="00C42F3A"/>
    <w:rsid w:val="00C44371"/>
    <w:rsid w:val="00C44F1C"/>
    <w:rsid w:val="00C458F3"/>
    <w:rsid w:val="00C4592C"/>
    <w:rsid w:val="00C46E52"/>
    <w:rsid w:val="00C4764B"/>
    <w:rsid w:val="00C47CCC"/>
    <w:rsid w:val="00C52CEC"/>
    <w:rsid w:val="00C5344B"/>
    <w:rsid w:val="00C53852"/>
    <w:rsid w:val="00C53FC6"/>
    <w:rsid w:val="00C55495"/>
    <w:rsid w:val="00C56D36"/>
    <w:rsid w:val="00C56F2D"/>
    <w:rsid w:val="00C60137"/>
    <w:rsid w:val="00C60ABB"/>
    <w:rsid w:val="00C61AAC"/>
    <w:rsid w:val="00C62F8D"/>
    <w:rsid w:val="00C631F7"/>
    <w:rsid w:val="00C63AA3"/>
    <w:rsid w:val="00C643FE"/>
    <w:rsid w:val="00C654E4"/>
    <w:rsid w:val="00C66E63"/>
    <w:rsid w:val="00C67F82"/>
    <w:rsid w:val="00C71DDC"/>
    <w:rsid w:val="00C71EE7"/>
    <w:rsid w:val="00C7392C"/>
    <w:rsid w:val="00C76403"/>
    <w:rsid w:val="00C801D2"/>
    <w:rsid w:val="00C80FFB"/>
    <w:rsid w:val="00C81381"/>
    <w:rsid w:val="00C813EB"/>
    <w:rsid w:val="00C81585"/>
    <w:rsid w:val="00C815EB"/>
    <w:rsid w:val="00C8207A"/>
    <w:rsid w:val="00C82517"/>
    <w:rsid w:val="00C82C68"/>
    <w:rsid w:val="00C82FD7"/>
    <w:rsid w:val="00C85408"/>
    <w:rsid w:val="00C90503"/>
    <w:rsid w:val="00C907C2"/>
    <w:rsid w:val="00C92980"/>
    <w:rsid w:val="00C942DC"/>
    <w:rsid w:val="00C94C7F"/>
    <w:rsid w:val="00C94CD6"/>
    <w:rsid w:val="00C960E5"/>
    <w:rsid w:val="00C96D25"/>
    <w:rsid w:val="00C9797D"/>
    <w:rsid w:val="00CA09E0"/>
    <w:rsid w:val="00CA2029"/>
    <w:rsid w:val="00CA338B"/>
    <w:rsid w:val="00CA398F"/>
    <w:rsid w:val="00CA4815"/>
    <w:rsid w:val="00CA6292"/>
    <w:rsid w:val="00CA7FC2"/>
    <w:rsid w:val="00CB014B"/>
    <w:rsid w:val="00CB1DBE"/>
    <w:rsid w:val="00CB2515"/>
    <w:rsid w:val="00CB3F88"/>
    <w:rsid w:val="00CB43E0"/>
    <w:rsid w:val="00CB4A07"/>
    <w:rsid w:val="00CB60DE"/>
    <w:rsid w:val="00CB66F1"/>
    <w:rsid w:val="00CB7268"/>
    <w:rsid w:val="00CB760C"/>
    <w:rsid w:val="00CC195E"/>
    <w:rsid w:val="00CC1AE5"/>
    <w:rsid w:val="00CC30C0"/>
    <w:rsid w:val="00CC440D"/>
    <w:rsid w:val="00CC4E7C"/>
    <w:rsid w:val="00CC580D"/>
    <w:rsid w:val="00CC67DC"/>
    <w:rsid w:val="00CC7016"/>
    <w:rsid w:val="00CD0B82"/>
    <w:rsid w:val="00CD2610"/>
    <w:rsid w:val="00CD40F6"/>
    <w:rsid w:val="00CD5144"/>
    <w:rsid w:val="00CD5231"/>
    <w:rsid w:val="00CD52A1"/>
    <w:rsid w:val="00CD5665"/>
    <w:rsid w:val="00CD5B62"/>
    <w:rsid w:val="00CD64CD"/>
    <w:rsid w:val="00CE02DA"/>
    <w:rsid w:val="00CE067A"/>
    <w:rsid w:val="00CE08DE"/>
    <w:rsid w:val="00CE0DFD"/>
    <w:rsid w:val="00CE13F4"/>
    <w:rsid w:val="00CE2631"/>
    <w:rsid w:val="00CE3AD3"/>
    <w:rsid w:val="00CE42A6"/>
    <w:rsid w:val="00CE49E8"/>
    <w:rsid w:val="00CE4FB1"/>
    <w:rsid w:val="00CE57EA"/>
    <w:rsid w:val="00CE5A07"/>
    <w:rsid w:val="00CE5C51"/>
    <w:rsid w:val="00CE6095"/>
    <w:rsid w:val="00CE6A53"/>
    <w:rsid w:val="00CF0CE5"/>
    <w:rsid w:val="00CF0D71"/>
    <w:rsid w:val="00CF2FA4"/>
    <w:rsid w:val="00CF37DE"/>
    <w:rsid w:val="00CF5982"/>
    <w:rsid w:val="00CF5C8D"/>
    <w:rsid w:val="00CF668B"/>
    <w:rsid w:val="00CF7E54"/>
    <w:rsid w:val="00D00D2E"/>
    <w:rsid w:val="00D0119B"/>
    <w:rsid w:val="00D0146F"/>
    <w:rsid w:val="00D02004"/>
    <w:rsid w:val="00D02E84"/>
    <w:rsid w:val="00D0385A"/>
    <w:rsid w:val="00D045C1"/>
    <w:rsid w:val="00D0495F"/>
    <w:rsid w:val="00D04DD4"/>
    <w:rsid w:val="00D053AB"/>
    <w:rsid w:val="00D070CC"/>
    <w:rsid w:val="00D0783C"/>
    <w:rsid w:val="00D10628"/>
    <w:rsid w:val="00D1097D"/>
    <w:rsid w:val="00D10AA8"/>
    <w:rsid w:val="00D12477"/>
    <w:rsid w:val="00D12BD7"/>
    <w:rsid w:val="00D12DF9"/>
    <w:rsid w:val="00D14542"/>
    <w:rsid w:val="00D1482D"/>
    <w:rsid w:val="00D15D0A"/>
    <w:rsid w:val="00D17770"/>
    <w:rsid w:val="00D20DBE"/>
    <w:rsid w:val="00D217E1"/>
    <w:rsid w:val="00D2298B"/>
    <w:rsid w:val="00D23207"/>
    <w:rsid w:val="00D2439E"/>
    <w:rsid w:val="00D26691"/>
    <w:rsid w:val="00D26A48"/>
    <w:rsid w:val="00D3029A"/>
    <w:rsid w:val="00D304AA"/>
    <w:rsid w:val="00D30B03"/>
    <w:rsid w:val="00D30BDD"/>
    <w:rsid w:val="00D31770"/>
    <w:rsid w:val="00D32B41"/>
    <w:rsid w:val="00D32E8C"/>
    <w:rsid w:val="00D33CD3"/>
    <w:rsid w:val="00D3428D"/>
    <w:rsid w:val="00D4182F"/>
    <w:rsid w:val="00D443D9"/>
    <w:rsid w:val="00D44D7B"/>
    <w:rsid w:val="00D45352"/>
    <w:rsid w:val="00D45D8B"/>
    <w:rsid w:val="00D467B9"/>
    <w:rsid w:val="00D4743E"/>
    <w:rsid w:val="00D50064"/>
    <w:rsid w:val="00D504DA"/>
    <w:rsid w:val="00D515C2"/>
    <w:rsid w:val="00D528B7"/>
    <w:rsid w:val="00D557D7"/>
    <w:rsid w:val="00D561D8"/>
    <w:rsid w:val="00D56FA5"/>
    <w:rsid w:val="00D5772A"/>
    <w:rsid w:val="00D577E0"/>
    <w:rsid w:val="00D600D7"/>
    <w:rsid w:val="00D6102A"/>
    <w:rsid w:val="00D61EB0"/>
    <w:rsid w:val="00D63659"/>
    <w:rsid w:val="00D6429E"/>
    <w:rsid w:val="00D66C9F"/>
    <w:rsid w:val="00D67CA0"/>
    <w:rsid w:val="00D72B0C"/>
    <w:rsid w:val="00D73CAE"/>
    <w:rsid w:val="00D74AAE"/>
    <w:rsid w:val="00D75F83"/>
    <w:rsid w:val="00D762F6"/>
    <w:rsid w:val="00D764D0"/>
    <w:rsid w:val="00D76C37"/>
    <w:rsid w:val="00D80CB1"/>
    <w:rsid w:val="00D81148"/>
    <w:rsid w:val="00D81162"/>
    <w:rsid w:val="00D82F7F"/>
    <w:rsid w:val="00D82FFF"/>
    <w:rsid w:val="00D844CE"/>
    <w:rsid w:val="00D84B4E"/>
    <w:rsid w:val="00D874AC"/>
    <w:rsid w:val="00D905EF"/>
    <w:rsid w:val="00D9139E"/>
    <w:rsid w:val="00D92854"/>
    <w:rsid w:val="00D9317F"/>
    <w:rsid w:val="00D93CED"/>
    <w:rsid w:val="00D9549E"/>
    <w:rsid w:val="00D96751"/>
    <w:rsid w:val="00D96DCB"/>
    <w:rsid w:val="00D97BF4"/>
    <w:rsid w:val="00D97C2C"/>
    <w:rsid w:val="00D97CC4"/>
    <w:rsid w:val="00DA102C"/>
    <w:rsid w:val="00DA12F3"/>
    <w:rsid w:val="00DA1A9E"/>
    <w:rsid w:val="00DA1CC8"/>
    <w:rsid w:val="00DA1F8D"/>
    <w:rsid w:val="00DA2028"/>
    <w:rsid w:val="00DA3512"/>
    <w:rsid w:val="00DA39DF"/>
    <w:rsid w:val="00DA4670"/>
    <w:rsid w:val="00DA4F24"/>
    <w:rsid w:val="00DA5AE8"/>
    <w:rsid w:val="00DA6113"/>
    <w:rsid w:val="00DA622D"/>
    <w:rsid w:val="00DA64AE"/>
    <w:rsid w:val="00DA6C0C"/>
    <w:rsid w:val="00DB01E4"/>
    <w:rsid w:val="00DB0590"/>
    <w:rsid w:val="00DB08A2"/>
    <w:rsid w:val="00DB0A15"/>
    <w:rsid w:val="00DB25E7"/>
    <w:rsid w:val="00DB57E4"/>
    <w:rsid w:val="00DB5B20"/>
    <w:rsid w:val="00DB5C58"/>
    <w:rsid w:val="00DB6D94"/>
    <w:rsid w:val="00DC250C"/>
    <w:rsid w:val="00DC42E7"/>
    <w:rsid w:val="00DC65DD"/>
    <w:rsid w:val="00DC6678"/>
    <w:rsid w:val="00DC6CA6"/>
    <w:rsid w:val="00DD0D87"/>
    <w:rsid w:val="00DD1752"/>
    <w:rsid w:val="00DD4800"/>
    <w:rsid w:val="00DD5E8E"/>
    <w:rsid w:val="00DD6AC9"/>
    <w:rsid w:val="00DD76BE"/>
    <w:rsid w:val="00DE17B4"/>
    <w:rsid w:val="00DE1CE7"/>
    <w:rsid w:val="00DE27F8"/>
    <w:rsid w:val="00DE2AF4"/>
    <w:rsid w:val="00DE4365"/>
    <w:rsid w:val="00DE456A"/>
    <w:rsid w:val="00DE4CC0"/>
    <w:rsid w:val="00DE5E5E"/>
    <w:rsid w:val="00DE6C89"/>
    <w:rsid w:val="00DF26DD"/>
    <w:rsid w:val="00DF33B6"/>
    <w:rsid w:val="00DF4F70"/>
    <w:rsid w:val="00DF5292"/>
    <w:rsid w:val="00DF5E03"/>
    <w:rsid w:val="00DF7496"/>
    <w:rsid w:val="00E0031E"/>
    <w:rsid w:val="00E02145"/>
    <w:rsid w:val="00E026C8"/>
    <w:rsid w:val="00E03801"/>
    <w:rsid w:val="00E0438C"/>
    <w:rsid w:val="00E0459A"/>
    <w:rsid w:val="00E068FF"/>
    <w:rsid w:val="00E07F7A"/>
    <w:rsid w:val="00E13548"/>
    <w:rsid w:val="00E14FC7"/>
    <w:rsid w:val="00E157F8"/>
    <w:rsid w:val="00E15E48"/>
    <w:rsid w:val="00E17842"/>
    <w:rsid w:val="00E205E2"/>
    <w:rsid w:val="00E21113"/>
    <w:rsid w:val="00E25968"/>
    <w:rsid w:val="00E25E8B"/>
    <w:rsid w:val="00E26857"/>
    <w:rsid w:val="00E26A90"/>
    <w:rsid w:val="00E27476"/>
    <w:rsid w:val="00E27F47"/>
    <w:rsid w:val="00E3029B"/>
    <w:rsid w:val="00E307BE"/>
    <w:rsid w:val="00E31187"/>
    <w:rsid w:val="00E31B45"/>
    <w:rsid w:val="00E3229A"/>
    <w:rsid w:val="00E35834"/>
    <w:rsid w:val="00E35BEB"/>
    <w:rsid w:val="00E365B3"/>
    <w:rsid w:val="00E365BA"/>
    <w:rsid w:val="00E36FC6"/>
    <w:rsid w:val="00E3717F"/>
    <w:rsid w:val="00E41B4F"/>
    <w:rsid w:val="00E42E85"/>
    <w:rsid w:val="00E42F35"/>
    <w:rsid w:val="00E4366D"/>
    <w:rsid w:val="00E440D7"/>
    <w:rsid w:val="00E44FEB"/>
    <w:rsid w:val="00E46784"/>
    <w:rsid w:val="00E501FF"/>
    <w:rsid w:val="00E5419B"/>
    <w:rsid w:val="00E5621F"/>
    <w:rsid w:val="00E56B29"/>
    <w:rsid w:val="00E57D34"/>
    <w:rsid w:val="00E60689"/>
    <w:rsid w:val="00E61FA4"/>
    <w:rsid w:val="00E6265B"/>
    <w:rsid w:val="00E62C8A"/>
    <w:rsid w:val="00E62D75"/>
    <w:rsid w:val="00E63F35"/>
    <w:rsid w:val="00E63FAF"/>
    <w:rsid w:val="00E64025"/>
    <w:rsid w:val="00E65500"/>
    <w:rsid w:val="00E65A7D"/>
    <w:rsid w:val="00E66A32"/>
    <w:rsid w:val="00E67842"/>
    <w:rsid w:val="00E67D4B"/>
    <w:rsid w:val="00E70C98"/>
    <w:rsid w:val="00E71740"/>
    <w:rsid w:val="00E72B67"/>
    <w:rsid w:val="00E73BE7"/>
    <w:rsid w:val="00E74F25"/>
    <w:rsid w:val="00E8047F"/>
    <w:rsid w:val="00E80E42"/>
    <w:rsid w:val="00E823ED"/>
    <w:rsid w:val="00E82595"/>
    <w:rsid w:val="00E826F6"/>
    <w:rsid w:val="00E84772"/>
    <w:rsid w:val="00E85F8D"/>
    <w:rsid w:val="00E8784B"/>
    <w:rsid w:val="00E90684"/>
    <w:rsid w:val="00E910E4"/>
    <w:rsid w:val="00E91A36"/>
    <w:rsid w:val="00E9217D"/>
    <w:rsid w:val="00E924EF"/>
    <w:rsid w:val="00E925B0"/>
    <w:rsid w:val="00E93362"/>
    <w:rsid w:val="00E94FD4"/>
    <w:rsid w:val="00E95705"/>
    <w:rsid w:val="00E95904"/>
    <w:rsid w:val="00E95C8D"/>
    <w:rsid w:val="00E960A4"/>
    <w:rsid w:val="00E966D5"/>
    <w:rsid w:val="00EA2058"/>
    <w:rsid w:val="00EA235F"/>
    <w:rsid w:val="00EA2660"/>
    <w:rsid w:val="00EA388F"/>
    <w:rsid w:val="00EA4BC6"/>
    <w:rsid w:val="00EA7895"/>
    <w:rsid w:val="00EA7B4D"/>
    <w:rsid w:val="00EB0482"/>
    <w:rsid w:val="00EB0BE2"/>
    <w:rsid w:val="00EB1FAD"/>
    <w:rsid w:val="00EB248E"/>
    <w:rsid w:val="00EB2965"/>
    <w:rsid w:val="00EB2C60"/>
    <w:rsid w:val="00EB327D"/>
    <w:rsid w:val="00EB359E"/>
    <w:rsid w:val="00EB3836"/>
    <w:rsid w:val="00EB692E"/>
    <w:rsid w:val="00EC02A9"/>
    <w:rsid w:val="00EC18F3"/>
    <w:rsid w:val="00EC36CF"/>
    <w:rsid w:val="00EC393C"/>
    <w:rsid w:val="00EC3F0A"/>
    <w:rsid w:val="00EC5044"/>
    <w:rsid w:val="00EC6D71"/>
    <w:rsid w:val="00EC6FD5"/>
    <w:rsid w:val="00ED00BC"/>
    <w:rsid w:val="00ED01C3"/>
    <w:rsid w:val="00ED02EE"/>
    <w:rsid w:val="00ED0EEE"/>
    <w:rsid w:val="00ED158B"/>
    <w:rsid w:val="00ED211D"/>
    <w:rsid w:val="00ED252A"/>
    <w:rsid w:val="00ED3365"/>
    <w:rsid w:val="00ED3711"/>
    <w:rsid w:val="00ED381D"/>
    <w:rsid w:val="00ED3961"/>
    <w:rsid w:val="00ED3C34"/>
    <w:rsid w:val="00ED4C2D"/>
    <w:rsid w:val="00ED5196"/>
    <w:rsid w:val="00EE012B"/>
    <w:rsid w:val="00EE061F"/>
    <w:rsid w:val="00EE0D6A"/>
    <w:rsid w:val="00EE17F3"/>
    <w:rsid w:val="00EE21F3"/>
    <w:rsid w:val="00EE22FD"/>
    <w:rsid w:val="00EE3C01"/>
    <w:rsid w:val="00EE3CEA"/>
    <w:rsid w:val="00EE4BD5"/>
    <w:rsid w:val="00EE611F"/>
    <w:rsid w:val="00EE6EBB"/>
    <w:rsid w:val="00EF116E"/>
    <w:rsid w:val="00EF218C"/>
    <w:rsid w:val="00EF2A4D"/>
    <w:rsid w:val="00EF2CEA"/>
    <w:rsid w:val="00EF2F87"/>
    <w:rsid w:val="00EF36A3"/>
    <w:rsid w:val="00EF37CD"/>
    <w:rsid w:val="00EF616B"/>
    <w:rsid w:val="00EF6D4D"/>
    <w:rsid w:val="00F0091F"/>
    <w:rsid w:val="00F01C5D"/>
    <w:rsid w:val="00F0265B"/>
    <w:rsid w:val="00F03844"/>
    <w:rsid w:val="00F05849"/>
    <w:rsid w:val="00F06029"/>
    <w:rsid w:val="00F060D9"/>
    <w:rsid w:val="00F079D2"/>
    <w:rsid w:val="00F07ACD"/>
    <w:rsid w:val="00F07BA1"/>
    <w:rsid w:val="00F10B30"/>
    <w:rsid w:val="00F124CB"/>
    <w:rsid w:val="00F12538"/>
    <w:rsid w:val="00F12D15"/>
    <w:rsid w:val="00F132FD"/>
    <w:rsid w:val="00F13609"/>
    <w:rsid w:val="00F13734"/>
    <w:rsid w:val="00F143DC"/>
    <w:rsid w:val="00F14FC4"/>
    <w:rsid w:val="00F1584D"/>
    <w:rsid w:val="00F15D3F"/>
    <w:rsid w:val="00F17016"/>
    <w:rsid w:val="00F214F6"/>
    <w:rsid w:val="00F2198C"/>
    <w:rsid w:val="00F23759"/>
    <w:rsid w:val="00F245D2"/>
    <w:rsid w:val="00F260B0"/>
    <w:rsid w:val="00F317D3"/>
    <w:rsid w:val="00F32734"/>
    <w:rsid w:val="00F328B4"/>
    <w:rsid w:val="00F32C28"/>
    <w:rsid w:val="00F330E9"/>
    <w:rsid w:val="00F33308"/>
    <w:rsid w:val="00F3336F"/>
    <w:rsid w:val="00F3385B"/>
    <w:rsid w:val="00F34C48"/>
    <w:rsid w:val="00F35DAE"/>
    <w:rsid w:val="00F3748A"/>
    <w:rsid w:val="00F414F5"/>
    <w:rsid w:val="00F41865"/>
    <w:rsid w:val="00F41BDE"/>
    <w:rsid w:val="00F42238"/>
    <w:rsid w:val="00F429A8"/>
    <w:rsid w:val="00F43AEB"/>
    <w:rsid w:val="00F4425E"/>
    <w:rsid w:val="00F45982"/>
    <w:rsid w:val="00F4712C"/>
    <w:rsid w:val="00F47181"/>
    <w:rsid w:val="00F478E0"/>
    <w:rsid w:val="00F47EE7"/>
    <w:rsid w:val="00F50A4C"/>
    <w:rsid w:val="00F50E93"/>
    <w:rsid w:val="00F51553"/>
    <w:rsid w:val="00F52EE5"/>
    <w:rsid w:val="00F55EAD"/>
    <w:rsid w:val="00F5646D"/>
    <w:rsid w:val="00F6055A"/>
    <w:rsid w:val="00F60C73"/>
    <w:rsid w:val="00F64470"/>
    <w:rsid w:val="00F65A54"/>
    <w:rsid w:val="00F66796"/>
    <w:rsid w:val="00F67582"/>
    <w:rsid w:val="00F67B56"/>
    <w:rsid w:val="00F71CB4"/>
    <w:rsid w:val="00F725C6"/>
    <w:rsid w:val="00F72686"/>
    <w:rsid w:val="00F72A0E"/>
    <w:rsid w:val="00F73AD9"/>
    <w:rsid w:val="00F743D0"/>
    <w:rsid w:val="00F74B41"/>
    <w:rsid w:val="00F75748"/>
    <w:rsid w:val="00F75D83"/>
    <w:rsid w:val="00F761E5"/>
    <w:rsid w:val="00F77D27"/>
    <w:rsid w:val="00F80677"/>
    <w:rsid w:val="00F809A9"/>
    <w:rsid w:val="00F80CA2"/>
    <w:rsid w:val="00F8174C"/>
    <w:rsid w:val="00F817DB"/>
    <w:rsid w:val="00F82A8A"/>
    <w:rsid w:val="00F8307A"/>
    <w:rsid w:val="00F849C6"/>
    <w:rsid w:val="00F86548"/>
    <w:rsid w:val="00F86D4E"/>
    <w:rsid w:val="00F87CF6"/>
    <w:rsid w:val="00F90217"/>
    <w:rsid w:val="00F932D4"/>
    <w:rsid w:val="00F93CA9"/>
    <w:rsid w:val="00F94ADF"/>
    <w:rsid w:val="00F94EDF"/>
    <w:rsid w:val="00F956E4"/>
    <w:rsid w:val="00F95E7E"/>
    <w:rsid w:val="00F9762F"/>
    <w:rsid w:val="00FA0059"/>
    <w:rsid w:val="00FA0469"/>
    <w:rsid w:val="00FA20BF"/>
    <w:rsid w:val="00FA33C8"/>
    <w:rsid w:val="00FA62BC"/>
    <w:rsid w:val="00FA6399"/>
    <w:rsid w:val="00FA70C9"/>
    <w:rsid w:val="00FB01D1"/>
    <w:rsid w:val="00FB26F8"/>
    <w:rsid w:val="00FB304D"/>
    <w:rsid w:val="00FB37D7"/>
    <w:rsid w:val="00FB5161"/>
    <w:rsid w:val="00FB5FE1"/>
    <w:rsid w:val="00FB79BC"/>
    <w:rsid w:val="00FB7AD9"/>
    <w:rsid w:val="00FB7FE2"/>
    <w:rsid w:val="00FC3C3D"/>
    <w:rsid w:val="00FC5224"/>
    <w:rsid w:val="00FC6861"/>
    <w:rsid w:val="00FC6F89"/>
    <w:rsid w:val="00FD0511"/>
    <w:rsid w:val="00FD0E4E"/>
    <w:rsid w:val="00FD1A87"/>
    <w:rsid w:val="00FD1E17"/>
    <w:rsid w:val="00FD2067"/>
    <w:rsid w:val="00FD266E"/>
    <w:rsid w:val="00FD2B25"/>
    <w:rsid w:val="00FD3611"/>
    <w:rsid w:val="00FD63E5"/>
    <w:rsid w:val="00FE0A39"/>
    <w:rsid w:val="00FE184A"/>
    <w:rsid w:val="00FE2299"/>
    <w:rsid w:val="00FE31FB"/>
    <w:rsid w:val="00FE3C46"/>
    <w:rsid w:val="00FE4F7A"/>
    <w:rsid w:val="00FE5994"/>
    <w:rsid w:val="00FE6389"/>
    <w:rsid w:val="00FE66F2"/>
    <w:rsid w:val="00FE6787"/>
    <w:rsid w:val="00FE6D15"/>
    <w:rsid w:val="00FF1212"/>
    <w:rsid w:val="00FF1572"/>
    <w:rsid w:val="00FF2BF2"/>
    <w:rsid w:val="00FF4384"/>
    <w:rsid w:val="00FF4803"/>
    <w:rsid w:val="00FF4B3F"/>
    <w:rsid w:val="00FF54B1"/>
    <w:rsid w:val="00FF5959"/>
    <w:rsid w:val="00FF62DC"/>
    <w:rsid w:val="00FF6BA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0B4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A8538E"/>
    <w:rPr>
      <w:rFonts w:ascii="Times New Roman" w:hAnsi="Times New Roman"/>
      <w:sz w:val="24"/>
    </w:rPr>
  </w:style>
  <w:style w:type="paragraph" w:styleId="Heading1">
    <w:name w:val="heading 1"/>
    <w:basedOn w:val="Normal"/>
    <w:next w:val="Normal"/>
    <w:link w:val="Heading1Char"/>
    <w:rsid w:val="00D80CB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72F"/>
    <w:pPr>
      <w:ind w:left="720"/>
      <w:contextualSpacing/>
    </w:pPr>
  </w:style>
  <w:style w:type="character" w:styleId="Hyperlink">
    <w:name w:val="Hyperlink"/>
    <w:basedOn w:val="DefaultParagraphFont"/>
    <w:uiPriority w:val="99"/>
    <w:unhideWhenUsed/>
    <w:rsid w:val="00585333"/>
    <w:rPr>
      <w:color w:val="0000FF" w:themeColor="hyperlink"/>
      <w:u w:val="single"/>
    </w:rPr>
  </w:style>
  <w:style w:type="paragraph" w:styleId="Header">
    <w:name w:val="header"/>
    <w:basedOn w:val="Normal"/>
    <w:link w:val="HeaderChar"/>
    <w:uiPriority w:val="99"/>
    <w:semiHidden/>
    <w:unhideWhenUsed/>
    <w:rsid w:val="00EF2F8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2F87"/>
  </w:style>
  <w:style w:type="paragraph" w:styleId="Footer">
    <w:name w:val="footer"/>
    <w:basedOn w:val="Normal"/>
    <w:link w:val="FooterChar"/>
    <w:uiPriority w:val="99"/>
    <w:unhideWhenUsed/>
    <w:rsid w:val="00EF2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F87"/>
  </w:style>
  <w:style w:type="paragraph" w:styleId="DocumentMap">
    <w:name w:val="Document Map"/>
    <w:basedOn w:val="Normal"/>
    <w:link w:val="DocumentMapChar"/>
    <w:uiPriority w:val="99"/>
    <w:semiHidden/>
    <w:unhideWhenUsed/>
    <w:rsid w:val="005D76B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D76B8"/>
    <w:rPr>
      <w:rFonts w:ascii="Tahoma" w:hAnsi="Tahoma" w:cs="Tahoma"/>
      <w:sz w:val="16"/>
      <w:szCs w:val="16"/>
    </w:rPr>
  </w:style>
  <w:style w:type="table" w:styleId="TableGrid">
    <w:name w:val="Table Grid"/>
    <w:basedOn w:val="TableNormal"/>
    <w:uiPriority w:val="59"/>
    <w:rsid w:val="00821B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1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BA7"/>
    <w:rPr>
      <w:rFonts w:ascii="Tahoma" w:hAnsi="Tahoma" w:cs="Tahoma"/>
      <w:sz w:val="16"/>
      <w:szCs w:val="16"/>
    </w:rPr>
  </w:style>
  <w:style w:type="paragraph" w:styleId="Caption">
    <w:name w:val="caption"/>
    <w:basedOn w:val="Normal"/>
    <w:next w:val="Normal"/>
    <w:uiPriority w:val="35"/>
    <w:unhideWhenUsed/>
    <w:qFormat/>
    <w:rsid w:val="00A8538E"/>
    <w:pPr>
      <w:spacing w:line="240" w:lineRule="auto"/>
    </w:pPr>
    <w:rPr>
      <w:b/>
      <w:bCs/>
      <w:szCs w:val="18"/>
    </w:rPr>
  </w:style>
  <w:style w:type="character" w:styleId="CommentReference">
    <w:name w:val="annotation reference"/>
    <w:basedOn w:val="DefaultParagraphFont"/>
    <w:uiPriority w:val="99"/>
    <w:semiHidden/>
    <w:unhideWhenUsed/>
    <w:rsid w:val="00B967E6"/>
    <w:rPr>
      <w:sz w:val="18"/>
      <w:szCs w:val="18"/>
    </w:rPr>
  </w:style>
  <w:style w:type="paragraph" w:styleId="CommentText">
    <w:name w:val="annotation text"/>
    <w:basedOn w:val="Normal"/>
    <w:link w:val="CommentTextChar"/>
    <w:uiPriority w:val="99"/>
    <w:unhideWhenUsed/>
    <w:rsid w:val="00B967E6"/>
    <w:pPr>
      <w:spacing w:line="240" w:lineRule="auto"/>
    </w:pPr>
    <w:rPr>
      <w:szCs w:val="24"/>
    </w:rPr>
  </w:style>
  <w:style w:type="character" w:customStyle="1" w:styleId="CommentTextChar">
    <w:name w:val="Comment Text Char"/>
    <w:basedOn w:val="DefaultParagraphFont"/>
    <w:link w:val="CommentText"/>
    <w:uiPriority w:val="99"/>
    <w:rsid w:val="00B967E6"/>
    <w:rPr>
      <w:sz w:val="24"/>
      <w:szCs w:val="24"/>
    </w:rPr>
  </w:style>
  <w:style w:type="paragraph" w:styleId="CommentSubject">
    <w:name w:val="annotation subject"/>
    <w:basedOn w:val="CommentText"/>
    <w:next w:val="CommentText"/>
    <w:link w:val="CommentSubjectChar"/>
    <w:uiPriority w:val="99"/>
    <w:semiHidden/>
    <w:unhideWhenUsed/>
    <w:rsid w:val="00B967E6"/>
    <w:rPr>
      <w:b/>
      <w:bCs/>
      <w:sz w:val="20"/>
      <w:szCs w:val="20"/>
    </w:rPr>
  </w:style>
  <w:style w:type="character" w:customStyle="1" w:styleId="CommentSubjectChar">
    <w:name w:val="Comment Subject Char"/>
    <w:basedOn w:val="CommentTextChar"/>
    <w:link w:val="CommentSubject"/>
    <w:uiPriority w:val="99"/>
    <w:semiHidden/>
    <w:rsid w:val="00B967E6"/>
    <w:rPr>
      <w:b/>
      <w:bCs/>
      <w:sz w:val="20"/>
      <w:szCs w:val="20"/>
    </w:rPr>
  </w:style>
  <w:style w:type="character" w:styleId="FollowedHyperlink">
    <w:name w:val="FollowedHyperlink"/>
    <w:basedOn w:val="DefaultParagraphFont"/>
    <w:uiPriority w:val="99"/>
    <w:semiHidden/>
    <w:unhideWhenUsed/>
    <w:rsid w:val="00477255"/>
    <w:rPr>
      <w:color w:val="800080" w:themeColor="followedHyperlink"/>
      <w:u w:val="single"/>
    </w:rPr>
  </w:style>
  <w:style w:type="paragraph" w:styleId="Revision">
    <w:name w:val="Revision"/>
    <w:hidden/>
    <w:rsid w:val="00544959"/>
    <w:pPr>
      <w:spacing w:after="0" w:line="240" w:lineRule="auto"/>
    </w:pPr>
  </w:style>
  <w:style w:type="character" w:styleId="LineNumber">
    <w:name w:val="line number"/>
    <w:basedOn w:val="DefaultParagraphFont"/>
    <w:rsid w:val="00592613"/>
  </w:style>
  <w:style w:type="paragraph" w:styleId="ListBullet">
    <w:name w:val="List Bullet"/>
    <w:basedOn w:val="Normal"/>
    <w:rsid w:val="00A15427"/>
    <w:pPr>
      <w:numPr>
        <w:numId w:val="3"/>
      </w:numPr>
      <w:contextualSpacing/>
    </w:pPr>
  </w:style>
  <w:style w:type="paragraph" w:styleId="FootnoteText">
    <w:name w:val="footnote text"/>
    <w:basedOn w:val="Normal"/>
    <w:link w:val="FootnoteTextChar"/>
    <w:rsid w:val="00A92D9F"/>
    <w:pPr>
      <w:spacing w:after="0" w:line="240" w:lineRule="auto"/>
    </w:pPr>
    <w:rPr>
      <w:sz w:val="20"/>
      <w:szCs w:val="20"/>
    </w:rPr>
  </w:style>
  <w:style w:type="character" w:customStyle="1" w:styleId="FootnoteTextChar">
    <w:name w:val="Footnote Text Char"/>
    <w:basedOn w:val="DefaultParagraphFont"/>
    <w:link w:val="FootnoteText"/>
    <w:rsid w:val="00A92D9F"/>
    <w:rPr>
      <w:rFonts w:ascii="Times New Roman" w:hAnsi="Times New Roman"/>
      <w:sz w:val="20"/>
      <w:szCs w:val="20"/>
    </w:rPr>
  </w:style>
  <w:style w:type="character" w:styleId="FootnoteReference">
    <w:name w:val="footnote reference"/>
    <w:basedOn w:val="DefaultParagraphFont"/>
    <w:rsid w:val="00A92D9F"/>
    <w:rPr>
      <w:vertAlign w:val="superscript"/>
    </w:rPr>
  </w:style>
  <w:style w:type="character" w:customStyle="1" w:styleId="Heading1Char">
    <w:name w:val="Heading 1 Char"/>
    <w:basedOn w:val="DefaultParagraphFont"/>
    <w:link w:val="Heading1"/>
    <w:rsid w:val="00D80CB1"/>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A8538E"/>
    <w:rPr>
      <w:rFonts w:ascii="Times New Roman" w:hAnsi="Times New Roman"/>
      <w:sz w:val="24"/>
    </w:rPr>
  </w:style>
  <w:style w:type="paragraph" w:styleId="Heading1">
    <w:name w:val="heading 1"/>
    <w:basedOn w:val="Normal"/>
    <w:next w:val="Normal"/>
    <w:link w:val="Heading1Char"/>
    <w:rsid w:val="00D80CB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72F"/>
    <w:pPr>
      <w:ind w:left="720"/>
      <w:contextualSpacing/>
    </w:pPr>
  </w:style>
  <w:style w:type="character" w:styleId="Hyperlink">
    <w:name w:val="Hyperlink"/>
    <w:basedOn w:val="DefaultParagraphFont"/>
    <w:uiPriority w:val="99"/>
    <w:unhideWhenUsed/>
    <w:rsid w:val="00585333"/>
    <w:rPr>
      <w:color w:val="0000FF" w:themeColor="hyperlink"/>
      <w:u w:val="single"/>
    </w:rPr>
  </w:style>
  <w:style w:type="paragraph" w:styleId="Header">
    <w:name w:val="header"/>
    <w:basedOn w:val="Normal"/>
    <w:link w:val="HeaderChar"/>
    <w:uiPriority w:val="99"/>
    <w:semiHidden/>
    <w:unhideWhenUsed/>
    <w:rsid w:val="00EF2F8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2F87"/>
  </w:style>
  <w:style w:type="paragraph" w:styleId="Footer">
    <w:name w:val="footer"/>
    <w:basedOn w:val="Normal"/>
    <w:link w:val="FooterChar"/>
    <w:uiPriority w:val="99"/>
    <w:unhideWhenUsed/>
    <w:rsid w:val="00EF2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F87"/>
  </w:style>
  <w:style w:type="paragraph" w:styleId="DocumentMap">
    <w:name w:val="Document Map"/>
    <w:basedOn w:val="Normal"/>
    <w:link w:val="DocumentMapChar"/>
    <w:uiPriority w:val="99"/>
    <w:semiHidden/>
    <w:unhideWhenUsed/>
    <w:rsid w:val="005D76B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D76B8"/>
    <w:rPr>
      <w:rFonts w:ascii="Tahoma" w:hAnsi="Tahoma" w:cs="Tahoma"/>
      <w:sz w:val="16"/>
      <w:szCs w:val="16"/>
    </w:rPr>
  </w:style>
  <w:style w:type="table" w:styleId="TableGrid">
    <w:name w:val="Table Grid"/>
    <w:basedOn w:val="TableNormal"/>
    <w:uiPriority w:val="59"/>
    <w:rsid w:val="00821B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1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BA7"/>
    <w:rPr>
      <w:rFonts w:ascii="Tahoma" w:hAnsi="Tahoma" w:cs="Tahoma"/>
      <w:sz w:val="16"/>
      <w:szCs w:val="16"/>
    </w:rPr>
  </w:style>
  <w:style w:type="paragraph" w:styleId="Caption">
    <w:name w:val="caption"/>
    <w:basedOn w:val="Normal"/>
    <w:next w:val="Normal"/>
    <w:uiPriority w:val="35"/>
    <w:unhideWhenUsed/>
    <w:qFormat/>
    <w:rsid w:val="00A8538E"/>
    <w:pPr>
      <w:spacing w:line="240" w:lineRule="auto"/>
    </w:pPr>
    <w:rPr>
      <w:b/>
      <w:bCs/>
      <w:szCs w:val="18"/>
    </w:rPr>
  </w:style>
  <w:style w:type="character" w:styleId="CommentReference">
    <w:name w:val="annotation reference"/>
    <w:basedOn w:val="DefaultParagraphFont"/>
    <w:uiPriority w:val="99"/>
    <w:semiHidden/>
    <w:unhideWhenUsed/>
    <w:rsid w:val="00B967E6"/>
    <w:rPr>
      <w:sz w:val="18"/>
      <w:szCs w:val="18"/>
    </w:rPr>
  </w:style>
  <w:style w:type="paragraph" w:styleId="CommentText">
    <w:name w:val="annotation text"/>
    <w:basedOn w:val="Normal"/>
    <w:link w:val="CommentTextChar"/>
    <w:uiPriority w:val="99"/>
    <w:unhideWhenUsed/>
    <w:rsid w:val="00B967E6"/>
    <w:pPr>
      <w:spacing w:line="240" w:lineRule="auto"/>
    </w:pPr>
    <w:rPr>
      <w:szCs w:val="24"/>
    </w:rPr>
  </w:style>
  <w:style w:type="character" w:customStyle="1" w:styleId="CommentTextChar">
    <w:name w:val="Comment Text Char"/>
    <w:basedOn w:val="DefaultParagraphFont"/>
    <w:link w:val="CommentText"/>
    <w:uiPriority w:val="99"/>
    <w:rsid w:val="00B967E6"/>
    <w:rPr>
      <w:sz w:val="24"/>
      <w:szCs w:val="24"/>
    </w:rPr>
  </w:style>
  <w:style w:type="paragraph" w:styleId="CommentSubject">
    <w:name w:val="annotation subject"/>
    <w:basedOn w:val="CommentText"/>
    <w:next w:val="CommentText"/>
    <w:link w:val="CommentSubjectChar"/>
    <w:uiPriority w:val="99"/>
    <w:semiHidden/>
    <w:unhideWhenUsed/>
    <w:rsid w:val="00B967E6"/>
    <w:rPr>
      <w:b/>
      <w:bCs/>
      <w:sz w:val="20"/>
      <w:szCs w:val="20"/>
    </w:rPr>
  </w:style>
  <w:style w:type="character" w:customStyle="1" w:styleId="CommentSubjectChar">
    <w:name w:val="Comment Subject Char"/>
    <w:basedOn w:val="CommentTextChar"/>
    <w:link w:val="CommentSubject"/>
    <w:uiPriority w:val="99"/>
    <w:semiHidden/>
    <w:rsid w:val="00B967E6"/>
    <w:rPr>
      <w:b/>
      <w:bCs/>
      <w:sz w:val="20"/>
      <w:szCs w:val="20"/>
    </w:rPr>
  </w:style>
  <w:style w:type="character" w:styleId="FollowedHyperlink">
    <w:name w:val="FollowedHyperlink"/>
    <w:basedOn w:val="DefaultParagraphFont"/>
    <w:uiPriority w:val="99"/>
    <w:semiHidden/>
    <w:unhideWhenUsed/>
    <w:rsid w:val="00477255"/>
    <w:rPr>
      <w:color w:val="800080" w:themeColor="followedHyperlink"/>
      <w:u w:val="single"/>
    </w:rPr>
  </w:style>
  <w:style w:type="paragraph" w:styleId="Revision">
    <w:name w:val="Revision"/>
    <w:hidden/>
    <w:rsid w:val="00544959"/>
    <w:pPr>
      <w:spacing w:after="0" w:line="240" w:lineRule="auto"/>
    </w:pPr>
  </w:style>
  <w:style w:type="character" w:styleId="LineNumber">
    <w:name w:val="line number"/>
    <w:basedOn w:val="DefaultParagraphFont"/>
    <w:rsid w:val="00592613"/>
  </w:style>
  <w:style w:type="paragraph" w:styleId="ListBullet">
    <w:name w:val="List Bullet"/>
    <w:basedOn w:val="Normal"/>
    <w:rsid w:val="00A15427"/>
    <w:pPr>
      <w:numPr>
        <w:numId w:val="3"/>
      </w:numPr>
      <w:contextualSpacing/>
    </w:pPr>
  </w:style>
  <w:style w:type="paragraph" w:styleId="FootnoteText">
    <w:name w:val="footnote text"/>
    <w:basedOn w:val="Normal"/>
    <w:link w:val="FootnoteTextChar"/>
    <w:rsid w:val="00A92D9F"/>
    <w:pPr>
      <w:spacing w:after="0" w:line="240" w:lineRule="auto"/>
    </w:pPr>
    <w:rPr>
      <w:sz w:val="20"/>
      <w:szCs w:val="20"/>
    </w:rPr>
  </w:style>
  <w:style w:type="character" w:customStyle="1" w:styleId="FootnoteTextChar">
    <w:name w:val="Footnote Text Char"/>
    <w:basedOn w:val="DefaultParagraphFont"/>
    <w:link w:val="FootnoteText"/>
    <w:rsid w:val="00A92D9F"/>
    <w:rPr>
      <w:rFonts w:ascii="Times New Roman" w:hAnsi="Times New Roman"/>
      <w:sz w:val="20"/>
      <w:szCs w:val="20"/>
    </w:rPr>
  </w:style>
  <w:style w:type="character" w:styleId="FootnoteReference">
    <w:name w:val="footnote reference"/>
    <w:basedOn w:val="DefaultParagraphFont"/>
    <w:rsid w:val="00A92D9F"/>
    <w:rPr>
      <w:vertAlign w:val="superscript"/>
    </w:rPr>
  </w:style>
  <w:style w:type="character" w:customStyle="1" w:styleId="Heading1Char">
    <w:name w:val="Heading 1 Char"/>
    <w:basedOn w:val="DefaultParagraphFont"/>
    <w:link w:val="Heading1"/>
    <w:rsid w:val="00D80CB1"/>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772396">
      <w:bodyDiv w:val="1"/>
      <w:marLeft w:val="0"/>
      <w:marRight w:val="0"/>
      <w:marTop w:val="0"/>
      <w:marBottom w:val="0"/>
      <w:divBdr>
        <w:top w:val="none" w:sz="0" w:space="0" w:color="auto"/>
        <w:left w:val="none" w:sz="0" w:space="0" w:color="auto"/>
        <w:bottom w:val="none" w:sz="0" w:space="0" w:color="auto"/>
        <w:right w:val="none" w:sz="0" w:space="0" w:color="auto"/>
      </w:divBdr>
    </w:div>
    <w:div w:id="1384480749">
      <w:bodyDiv w:val="1"/>
      <w:marLeft w:val="0"/>
      <w:marRight w:val="0"/>
      <w:marTop w:val="0"/>
      <w:marBottom w:val="0"/>
      <w:divBdr>
        <w:top w:val="none" w:sz="0" w:space="0" w:color="auto"/>
        <w:left w:val="none" w:sz="0" w:space="0" w:color="auto"/>
        <w:bottom w:val="none" w:sz="0" w:space="0" w:color="auto"/>
        <w:right w:val="none" w:sz="0" w:space="0" w:color="auto"/>
      </w:divBdr>
    </w:div>
    <w:div w:id="1709640849">
      <w:bodyDiv w:val="1"/>
      <w:marLeft w:val="0"/>
      <w:marRight w:val="0"/>
      <w:marTop w:val="0"/>
      <w:marBottom w:val="0"/>
      <w:divBdr>
        <w:top w:val="none" w:sz="0" w:space="0" w:color="auto"/>
        <w:left w:val="none" w:sz="0" w:space="0" w:color="auto"/>
        <w:bottom w:val="none" w:sz="0" w:space="0" w:color="auto"/>
        <w:right w:val="none" w:sz="0" w:space="0" w:color="auto"/>
      </w:divBdr>
    </w:div>
    <w:div w:id="182998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uspto.gov/trademarks/basics/BasicFacts.pdf" TargetMode="External"/><Relationship Id="rId2" Type="http://schemas.openxmlformats.org/officeDocument/2006/relationships/hyperlink" Target="https://www.youtube.com/watch?v=ZMByI4s-D-Y" TargetMode="External"/><Relationship Id="rId1" Type="http://schemas.openxmlformats.org/officeDocument/2006/relationships/hyperlink" Target="http://spectrum.ieee.org/consumer-electronics/standards/the-kilogram-reinvented"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evaluationandstatistics.com/" TargetMode="Externa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yperlink" Target="http://www.amstat.org/education/gaise/GAISECollege.htm"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pps3.cehd.umn.edu/artist/caos.html" TargetMode="External"/><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faculty.ccri.edu/eterezakis/1020%20Exp%201%20Intro%20to%20Measurements%20and%20Basic%20Laboratory%20Techniques.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apps3.cehd.umn.edu/artist/index.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phy.uct.ac.za/people/buffler/edutools.html" TargetMode="External"/><Relationship Id="rId40" Type="http://schemas.openxmlformats.org/officeDocument/2006/relationships/hyperlink" Target="http://www.stat.auckland.ac.nz/~iase/serj/SERJ6(2)_delMas.pdf"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phy.uct.ac.za/people/buffler/labmanual.html" TargetMode="External"/><Relationship Id="rId49" Type="http://schemas.openxmlformats.org/officeDocument/2006/relationships/theme" Target="theme/theme1.xml"/><Relationship Id="rId10" Type="http://schemas.openxmlformats.org/officeDocument/2006/relationships/hyperlink" Target="https://apps3.cehd.umn.edu/artist/cao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hy.uct.ac.za/people/buffler/Introduction%20to%20Measurement%20manual%20(UCT%20Physics).pd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pps3.cehd.umn.edu/artist/index.html"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34</Pages>
  <Words>12220</Words>
  <Characters>69657</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81714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Michelle Everson</dc:creator>
  <cp:lastModifiedBy>Dr. Michelle Everson</cp:lastModifiedBy>
  <cp:revision>3</cp:revision>
  <dcterms:created xsi:type="dcterms:W3CDTF">2013-11-16T15:21:00Z</dcterms:created>
  <dcterms:modified xsi:type="dcterms:W3CDTF">2013-11-17T16:02:00Z</dcterms:modified>
</cp:coreProperties>
</file>